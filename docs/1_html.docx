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3"/>
        <w:gridCol w:w="4258"/>
        <w:gridCol w:w="4583"/>
      </w:tblGrid>
      <w:tr w:rsidR="00FF18C3" w:rsidRPr="00FF18C3" w14:paraId="0662C214" w14:textId="77777777" w:rsidTr="00FF18C3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7CE9F4D2" w14:textId="77777777" w:rsidR="00FF18C3" w:rsidRPr="00FF18C3" w:rsidRDefault="00FF18C3" w:rsidP="00FF18C3">
            <w:pPr>
              <w:spacing w:after="0" w:line="240" w:lineRule="auto"/>
              <w:rPr>
                <w:rFonts w:ascii="Arial" w:eastAsia="Times New Roman" w:hAnsi="Arial" w:cs="Times New Roman"/>
                <w:color w:val="273239"/>
                <w:spacing w:val="2"/>
                <w:sz w:val="25"/>
                <w:szCs w:val="25"/>
              </w:rPr>
            </w:pPr>
            <w:r w:rsidRPr="00FF18C3">
              <w:rPr>
                <w:rFonts w:ascii="Arial" w:eastAsia="Times New Roman" w:hAnsi="Arial" w:cs="Times New Roman"/>
                <w:b/>
                <w:bCs/>
                <w:color w:val="273239"/>
                <w:spacing w:val="2"/>
                <w:sz w:val="25"/>
                <w:szCs w:val="25"/>
                <w:bdr w:val="none" w:sz="0" w:space="0" w:color="auto" w:frame="1"/>
              </w:rPr>
              <w:t>1.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6622329" w14:textId="77777777" w:rsidR="00FF18C3" w:rsidRPr="00FF18C3" w:rsidRDefault="00FF18C3" w:rsidP="00FF18C3">
            <w:pPr>
              <w:spacing w:after="0" w:line="240" w:lineRule="auto"/>
              <w:rPr>
                <w:rFonts w:ascii="Arial" w:eastAsia="Times New Roman" w:hAnsi="Arial" w:cs="Times New Roman"/>
                <w:color w:val="273239"/>
                <w:spacing w:val="2"/>
                <w:sz w:val="25"/>
                <w:szCs w:val="25"/>
              </w:rPr>
            </w:pPr>
            <w:r w:rsidRPr="00FF18C3">
              <w:rPr>
                <w:rFonts w:ascii="Arial" w:eastAsia="Times New Roman" w:hAnsi="Arial" w:cs="Times New Roman"/>
                <w:color w:val="273239"/>
                <w:spacing w:val="2"/>
                <w:sz w:val="25"/>
                <w:szCs w:val="25"/>
              </w:rPr>
              <w:t>The &lt;strong&gt; tag is used to define text with strong importance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6DEBB3EF" w14:textId="77777777" w:rsidR="00FF18C3" w:rsidRPr="00FF18C3" w:rsidRDefault="00FF18C3" w:rsidP="00FF18C3">
            <w:pPr>
              <w:spacing w:after="0" w:line="240" w:lineRule="auto"/>
              <w:rPr>
                <w:rFonts w:ascii="Arial" w:eastAsia="Times New Roman" w:hAnsi="Arial" w:cs="Times New Roman"/>
                <w:color w:val="273239"/>
                <w:spacing w:val="2"/>
                <w:sz w:val="25"/>
                <w:szCs w:val="25"/>
              </w:rPr>
            </w:pPr>
            <w:r w:rsidRPr="00FF18C3">
              <w:rPr>
                <w:rFonts w:ascii="Arial" w:eastAsia="Times New Roman" w:hAnsi="Arial" w:cs="Times New Roman"/>
                <w:color w:val="273239"/>
                <w:spacing w:val="2"/>
                <w:sz w:val="25"/>
                <w:szCs w:val="25"/>
              </w:rPr>
              <w:t>The bold (&lt;b&gt;) tag specifies bold text without any extra importance.</w:t>
            </w:r>
          </w:p>
        </w:tc>
      </w:tr>
    </w:tbl>
    <w:p w14:paraId="055B0519" w14:textId="23EA188A" w:rsidR="00FF18C3" w:rsidRDefault="00FF18C3"/>
    <w:p w14:paraId="7F4DBED6" w14:textId="77777777" w:rsidR="00FF18C3" w:rsidRDefault="00FF18C3" w:rsidP="00FF18C3">
      <w:pPr>
        <w:pStyle w:val="NormalWeb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This text is bold</w:t>
      </w:r>
    </w:p>
    <w:p w14:paraId="649F1997" w14:textId="77777777" w:rsidR="00FF18C3" w:rsidRDefault="00FF18C3" w:rsidP="00FF18C3">
      <w:pPr>
        <w:pStyle w:val="NormalWeb"/>
        <w:rPr>
          <w:color w:val="000000"/>
          <w:sz w:val="27"/>
          <w:szCs w:val="27"/>
        </w:rPr>
      </w:pPr>
      <w:r>
        <w:rPr>
          <w:i/>
          <w:iCs/>
          <w:color w:val="000000"/>
          <w:sz w:val="27"/>
          <w:szCs w:val="27"/>
        </w:rPr>
        <w:t>This text is italic</w:t>
      </w:r>
    </w:p>
    <w:p w14:paraId="46A5ADD1" w14:textId="77777777" w:rsidR="00FF18C3" w:rsidRDefault="00FF18C3" w:rsidP="00FF18C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This is</w:t>
      </w:r>
      <w:r>
        <w:rPr>
          <w:color w:val="000000"/>
          <w:sz w:val="27"/>
          <w:szCs w:val="27"/>
          <w:vertAlign w:val="subscript"/>
        </w:rPr>
        <w:t> subscript</w:t>
      </w:r>
      <w:r>
        <w:rPr>
          <w:color w:val="000000"/>
          <w:sz w:val="27"/>
          <w:szCs w:val="27"/>
        </w:rPr>
        <w:t> and </w:t>
      </w:r>
      <w:r>
        <w:rPr>
          <w:color w:val="000000"/>
          <w:sz w:val="27"/>
          <w:szCs w:val="27"/>
          <w:vertAlign w:val="superscript"/>
        </w:rPr>
        <w:t>superscript</w:t>
      </w:r>
    </w:p>
    <w:p w14:paraId="66BC3195" w14:textId="328DBA8D" w:rsidR="00FF18C3" w:rsidRDefault="00FF18C3">
      <w:pPr>
        <w:rPr>
          <w:rFonts w:ascii="Segoe UI" w:hAnsi="Segoe UI" w:cs="Segoe UI"/>
          <w:color w:val="1B1B1B"/>
          <w:shd w:val="clear" w:color="auto" w:fill="FFFFFF"/>
        </w:rPr>
      </w:pPr>
      <w:r>
        <w:rPr>
          <w:rFonts w:ascii="Segoe UI" w:hAnsi="Segoe UI" w:cs="Segoe UI"/>
          <w:color w:val="1B1B1B"/>
          <w:shd w:val="clear" w:color="auto" w:fill="FFFFFF"/>
        </w:rPr>
        <w:t>The </w:t>
      </w:r>
      <w:r>
        <w:rPr>
          <w:rStyle w:val="HTMLCode"/>
          <w:rFonts w:ascii="var(--font-code)" w:eastAsiaTheme="minorHAnsi" w:hAnsi="var(--font-code)"/>
          <w:color w:val="1B1B1B"/>
        </w:rPr>
        <w:t>&lt;</w:t>
      </w:r>
      <w:proofErr w:type="spellStart"/>
      <w:r>
        <w:rPr>
          <w:rStyle w:val="HTMLCode"/>
          <w:rFonts w:ascii="var(--font-code)" w:eastAsiaTheme="minorHAnsi" w:hAnsi="var(--font-code)"/>
          <w:color w:val="1B1B1B"/>
        </w:rPr>
        <w:t>em</w:t>
      </w:r>
      <w:proofErr w:type="spellEnd"/>
      <w:r>
        <w:rPr>
          <w:rStyle w:val="HTMLCode"/>
          <w:rFonts w:ascii="var(--font-code)" w:eastAsiaTheme="minorHAnsi" w:hAnsi="var(--font-code)"/>
          <w:color w:val="1B1B1B"/>
        </w:rPr>
        <w:t>&gt;</w:t>
      </w:r>
      <w:r>
        <w:rPr>
          <w:rFonts w:ascii="Segoe UI" w:hAnsi="Segoe UI" w:cs="Segoe UI"/>
          <w:color w:val="1B1B1B"/>
          <w:shd w:val="clear" w:color="auto" w:fill="FFFFFF"/>
        </w:rPr>
        <w:t> element represents stress emphasis of its contents, while the </w:t>
      </w:r>
      <w:r>
        <w:rPr>
          <w:rStyle w:val="HTMLCode"/>
          <w:rFonts w:ascii="var(--font-code)" w:eastAsiaTheme="minorHAnsi" w:hAnsi="var(--font-code)"/>
          <w:color w:val="1B1B1B"/>
        </w:rPr>
        <w:t>&lt;</w:t>
      </w:r>
      <w:proofErr w:type="spellStart"/>
      <w:r>
        <w:rPr>
          <w:rStyle w:val="HTMLCode"/>
          <w:rFonts w:ascii="var(--font-code)" w:eastAsiaTheme="minorHAnsi" w:hAnsi="var(--font-code)"/>
          <w:color w:val="1B1B1B"/>
        </w:rPr>
        <w:t>i</w:t>
      </w:r>
      <w:proofErr w:type="spellEnd"/>
      <w:r>
        <w:rPr>
          <w:rStyle w:val="HTMLCode"/>
          <w:rFonts w:ascii="var(--font-code)" w:eastAsiaTheme="minorHAnsi" w:hAnsi="var(--font-code)"/>
          <w:color w:val="1B1B1B"/>
        </w:rPr>
        <w:t>&gt;</w:t>
      </w:r>
      <w:r>
        <w:rPr>
          <w:rFonts w:ascii="Segoe UI" w:hAnsi="Segoe UI" w:cs="Segoe UI"/>
          <w:color w:val="1B1B1B"/>
          <w:shd w:val="clear" w:color="auto" w:fill="FFFFFF"/>
        </w:rPr>
        <w:t> element represents text that is set off from the normal prose, such as a foreign word, </w:t>
      </w:r>
    </w:p>
    <w:p w14:paraId="023A7F0E" w14:textId="1928E8AC" w:rsidR="00FF18C3" w:rsidRDefault="00FF18C3">
      <w:pPr>
        <w:rPr>
          <w:rFonts w:ascii="Segoe UI" w:hAnsi="Segoe UI" w:cs="Segoe UI"/>
          <w:color w:val="1B1B1B"/>
          <w:shd w:val="clear" w:color="auto" w:fill="FFFFFF"/>
        </w:rPr>
      </w:pPr>
    </w:p>
    <w:p w14:paraId="5172C4E2" w14:textId="6D57B1A4" w:rsidR="00FF18C3" w:rsidRDefault="00FF18C3">
      <w:pPr>
        <w:rPr>
          <w:rFonts w:ascii="Segoe UI" w:hAnsi="Segoe UI" w:cs="Segoe UI"/>
          <w:color w:val="1B1B1B"/>
          <w:shd w:val="clear" w:color="auto" w:fill="FFFFFF"/>
        </w:rPr>
      </w:pPr>
      <w:r>
        <w:rPr>
          <w:rFonts w:ascii="Segoe UI" w:hAnsi="Segoe UI" w:cs="Segoe UI"/>
          <w:color w:val="1B1B1B"/>
          <w:shd w:val="clear" w:color="auto" w:fill="FFFFFF"/>
        </w:rPr>
        <w:t>Mark:</w:t>
      </w:r>
    </w:p>
    <w:p w14:paraId="5846D444" w14:textId="00D8552D" w:rsidR="00FF18C3" w:rsidRDefault="00FF18C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Do not forget to buy </w:t>
      </w:r>
      <w:r w:rsidRPr="00FF18C3">
        <w:rPr>
          <w:color w:val="000000" w:themeColor="text1"/>
          <w:highlight w:val="yellow"/>
        </w:rPr>
        <w:t>milk</w:t>
      </w:r>
      <w:r w:rsidRPr="00FF18C3">
        <w:rPr>
          <w:color w:val="000000" w:themeColor="text1"/>
          <w:sz w:val="27"/>
          <w:szCs w:val="27"/>
        </w:rPr>
        <w:t> </w:t>
      </w:r>
      <w:r>
        <w:rPr>
          <w:color w:val="000000"/>
          <w:sz w:val="27"/>
          <w:szCs w:val="27"/>
        </w:rPr>
        <w:t>today.</w:t>
      </w:r>
    </w:p>
    <w:p w14:paraId="0648421E" w14:textId="2C8CC1CB" w:rsidR="00FF18C3" w:rsidRDefault="00FF18C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My favorite color is </w:t>
      </w:r>
      <w:del w:id="0" w:author="Unknown">
        <w:r>
          <w:rPr>
            <w:color w:val="000000"/>
            <w:sz w:val="27"/>
            <w:szCs w:val="27"/>
          </w:rPr>
          <w:delText>blue</w:delText>
        </w:r>
      </w:del>
      <w:r>
        <w:rPr>
          <w:color w:val="000000"/>
          <w:sz w:val="27"/>
          <w:szCs w:val="27"/>
        </w:rPr>
        <w:t> red.</w:t>
      </w:r>
    </w:p>
    <w:tbl>
      <w:tblPr>
        <w:tblW w:w="1526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1"/>
        <w:gridCol w:w="12217"/>
      </w:tblGrid>
      <w:tr w:rsidR="00933EFF" w:rsidRPr="00933EFF" w14:paraId="61AC8D09" w14:textId="77777777" w:rsidTr="00933EFF">
        <w:tc>
          <w:tcPr>
            <w:tcW w:w="3051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003402F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933EFF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Tag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C23D0B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933EFF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Description</w:t>
            </w:r>
          </w:p>
        </w:tc>
      </w:tr>
      <w:tr w:rsidR="00933EFF" w:rsidRPr="00933EFF" w14:paraId="0B3D7C8F" w14:textId="77777777" w:rsidTr="00933EFF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3AB7B65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5" w:history="1">
              <w:r w:rsidRPr="00933EF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&lt;b&gt;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A9A576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33EFF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bold text</w:t>
            </w:r>
          </w:p>
        </w:tc>
      </w:tr>
      <w:tr w:rsidR="00933EFF" w:rsidRPr="00933EFF" w14:paraId="5EF8EBD7" w14:textId="77777777" w:rsidTr="00933EFF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0E02183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6" w:history="1">
              <w:r w:rsidRPr="00933EF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</w:t>
              </w:r>
              <w:proofErr w:type="spellStart"/>
              <w:r w:rsidRPr="00933EF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em</w:t>
              </w:r>
              <w:proofErr w:type="spellEnd"/>
              <w:r w:rsidRPr="00933EF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7274D5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33EFF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emphasized text </w:t>
            </w:r>
          </w:p>
        </w:tc>
      </w:tr>
      <w:tr w:rsidR="00933EFF" w:rsidRPr="00933EFF" w14:paraId="73D480CA" w14:textId="77777777" w:rsidTr="00933EFF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E7C767E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7" w:history="1">
              <w:r w:rsidRPr="00933EF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</w:t>
              </w:r>
              <w:proofErr w:type="spellStart"/>
              <w:r w:rsidRPr="00933EF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i</w:t>
              </w:r>
              <w:proofErr w:type="spellEnd"/>
              <w:r w:rsidRPr="00933EF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DA7C04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33EFF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a part of text in an alternate voice or mood</w:t>
            </w:r>
          </w:p>
        </w:tc>
      </w:tr>
      <w:tr w:rsidR="00933EFF" w:rsidRPr="00933EFF" w14:paraId="4D9353DC" w14:textId="77777777" w:rsidTr="00933EFF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A5DAF55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8" w:history="1">
              <w:r w:rsidRPr="00933EF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&lt;small&gt;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1C23B9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33EFF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smaller text</w:t>
            </w:r>
          </w:p>
        </w:tc>
      </w:tr>
      <w:tr w:rsidR="00933EFF" w:rsidRPr="00933EFF" w14:paraId="33D81866" w14:textId="77777777" w:rsidTr="00933EFF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8050F17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9" w:history="1">
              <w:r w:rsidRPr="00933EF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&lt;strong&gt;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20BBF8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33EFF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important text</w:t>
            </w:r>
          </w:p>
        </w:tc>
      </w:tr>
      <w:tr w:rsidR="00933EFF" w:rsidRPr="00933EFF" w14:paraId="6F3957A6" w14:textId="77777777" w:rsidTr="00933EFF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42CCBD6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10" w:history="1">
              <w:r w:rsidRPr="00933EF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&lt;sub&gt;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948EDC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33EFF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subscripted text</w:t>
            </w:r>
          </w:p>
        </w:tc>
      </w:tr>
      <w:tr w:rsidR="00933EFF" w:rsidRPr="00933EFF" w14:paraId="40011EAF" w14:textId="77777777" w:rsidTr="00933EFF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5E47152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11" w:history="1">
              <w:r w:rsidRPr="00933EF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&lt;sup&gt;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DC0D90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33EFF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superscripted text</w:t>
            </w:r>
          </w:p>
        </w:tc>
      </w:tr>
      <w:tr w:rsidR="00933EFF" w:rsidRPr="00933EFF" w14:paraId="213F1074" w14:textId="77777777" w:rsidTr="00933EFF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6030375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12" w:history="1">
              <w:r w:rsidRPr="00933EF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&lt;ins&gt;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A857DA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33EFF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inserted text</w:t>
            </w:r>
          </w:p>
        </w:tc>
      </w:tr>
      <w:tr w:rsidR="00933EFF" w:rsidRPr="00933EFF" w14:paraId="72D9B999" w14:textId="77777777" w:rsidTr="00933EFF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B66E5D8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13" w:history="1">
              <w:r w:rsidRPr="00933EF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&lt;del&gt;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8C4FB0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33EFF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deleted text</w:t>
            </w:r>
          </w:p>
        </w:tc>
      </w:tr>
      <w:tr w:rsidR="00933EFF" w:rsidRPr="00933EFF" w14:paraId="04D838DF" w14:textId="77777777" w:rsidTr="00933EFF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5B2184C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14" w:history="1">
              <w:r w:rsidRPr="00933EF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&lt;mark&gt;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5ADCDF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33EFF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marked/highlighted text</w:t>
            </w:r>
          </w:p>
        </w:tc>
      </w:tr>
    </w:tbl>
    <w:p w14:paraId="2EF35F97" w14:textId="77777777" w:rsidR="00933EFF" w:rsidRDefault="00933EFF">
      <w:pPr>
        <w:rPr>
          <w:color w:val="000000"/>
          <w:sz w:val="27"/>
          <w:szCs w:val="27"/>
        </w:rPr>
      </w:pPr>
    </w:p>
    <w:p w14:paraId="2241EF35" w14:textId="6FA0E4D0" w:rsidR="00FF18C3" w:rsidRDefault="00FF18C3">
      <w:r>
        <w:rPr>
          <w:noProof/>
        </w:rPr>
        <w:lastRenderedPageBreak/>
        <w:drawing>
          <wp:inline distT="0" distB="0" distL="0" distR="0" wp14:anchorId="68BE5698" wp14:editId="1CE495EF">
            <wp:extent cx="5943600" cy="5126355"/>
            <wp:effectExtent l="0" t="0" r="0" b="0"/>
            <wp:docPr id="1" name="Picture 1" descr="Html Text Formatting In Hindi – Html Basic Formatting Tag In Hin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Text Formatting In Hindi – Html Basic Formatting Tag In Hindi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6EBC3" w14:textId="3E490D78" w:rsidR="00933EFF" w:rsidRDefault="00933EFF"/>
    <w:p w14:paraId="118F520B" w14:textId="0C95B26F" w:rsidR="006934AA" w:rsidRPr="005F353C" w:rsidRDefault="006934AA" w:rsidP="006934A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</w:rPr>
      </w:pPr>
      <w:r w:rsidRPr="005F353C">
        <w:rPr>
          <w:rFonts w:ascii="Verdana" w:hAnsi="Verdana"/>
          <w:b/>
          <w:bCs/>
          <w:color w:val="000000"/>
          <w:sz w:val="23"/>
          <w:szCs w:val="23"/>
        </w:rPr>
        <w:t>The HTML </w:t>
      </w:r>
      <w:r w:rsidRPr="005F353C">
        <w:rPr>
          <w:rStyle w:val="HTMLCode"/>
          <w:rFonts w:ascii="Consolas" w:hAnsi="Consolas"/>
          <w:b/>
          <w:bCs/>
          <w:color w:val="DC143C"/>
          <w:sz w:val="24"/>
          <w:szCs w:val="24"/>
        </w:rPr>
        <w:t>&lt;blockquote&gt;</w:t>
      </w:r>
      <w:r w:rsidRPr="005F353C">
        <w:rPr>
          <w:rFonts w:ascii="Verdana" w:hAnsi="Verdana"/>
          <w:b/>
          <w:bCs/>
          <w:color w:val="000000"/>
          <w:sz w:val="23"/>
          <w:szCs w:val="23"/>
        </w:rPr>
        <w:t> element defines a section that is quoted from another source.</w:t>
      </w:r>
    </w:p>
    <w:p w14:paraId="65EB1334" w14:textId="4B7584C2" w:rsidR="002928F2" w:rsidRDefault="00C82EF4" w:rsidP="006934A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ab/>
      </w:r>
      <w:proofErr w:type="spellStart"/>
      <w:r>
        <w:rPr>
          <w:rFonts w:ascii="Verdana" w:hAnsi="Verdana"/>
          <w:color w:val="000000"/>
          <w:sz w:val="23"/>
          <w:szCs w:val="23"/>
        </w:rPr>
        <w:t>Aasdsadsadsa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dsad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sa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sa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d </w:t>
      </w:r>
      <w:proofErr w:type="spellStart"/>
      <w:r>
        <w:rPr>
          <w:rFonts w:ascii="Verdana" w:hAnsi="Verdana"/>
          <w:color w:val="000000"/>
          <w:sz w:val="23"/>
          <w:szCs w:val="23"/>
        </w:rPr>
        <w:t>sadsa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dsasad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sadsasadsadsaa</w:t>
      </w:r>
      <w:proofErr w:type="spellEnd"/>
    </w:p>
    <w:p w14:paraId="7672E927" w14:textId="77777777" w:rsidR="00C82EF4" w:rsidRPr="005F353C" w:rsidRDefault="00C82EF4" w:rsidP="006934A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</w:rPr>
      </w:pPr>
    </w:p>
    <w:p w14:paraId="53E5F40A" w14:textId="77777777" w:rsidR="009C121C" w:rsidRPr="005F353C" w:rsidRDefault="009C121C" w:rsidP="009C12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</w:rPr>
      </w:pPr>
      <w:r w:rsidRPr="005F353C">
        <w:rPr>
          <w:rFonts w:ascii="Verdana" w:hAnsi="Verdana"/>
          <w:b/>
          <w:bCs/>
          <w:color w:val="000000"/>
          <w:sz w:val="23"/>
          <w:szCs w:val="23"/>
        </w:rPr>
        <w:t>The HTML </w:t>
      </w:r>
      <w:r w:rsidRPr="005F353C">
        <w:rPr>
          <w:rStyle w:val="HTMLCode"/>
          <w:rFonts w:ascii="Consolas" w:hAnsi="Consolas"/>
          <w:b/>
          <w:bCs/>
          <w:color w:val="DC143C"/>
          <w:sz w:val="24"/>
          <w:szCs w:val="24"/>
        </w:rPr>
        <w:t>&lt;q&gt;</w:t>
      </w:r>
      <w:r w:rsidRPr="005F353C">
        <w:rPr>
          <w:rFonts w:ascii="Verdana" w:hAnsi="Verdana"/>
          <w:b/>
          <w:bCs/>
          <w:color w:val="000000"/>
          <w:sz w:val="23"/>
          <w:szCs w:val="23"/>
        </w:rPr>
        <w:t> tag defines a short quotation.</w:t>
      </w:r>
    </w:p>
    <w:p w14:paraId="37D002CB" w14:textId="316785D7" w:rsidR="009C121C" w:rsidRPr="005F353C" w:rsidRDefault="009C121C" w:rsidP="009C12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</w:rPr>
      </w:pPr>
      <w:r w:rsidRPr="005F353C">
        <w:rPr>
          <w:rFonts w:ascii="Verdana" w:hAnsi="Verdana"/>
          <w:b/>
          <w:bCs/>
          <w:color w:val="000000"/>
          <w:sz w:val="23"/>
          <w:szCs w:val="23"/>
        </w:rPr>
        <w:t>Browsers normally insert quotation marks around the quotation.</w:t>
      </w:r>
    </w:p>
    <w:p w14:paraId="6B864891" w14:textId="44B25B55" w:rsidR="00C82EF4" w:rsidRDefault="00C82EF4" w:rsidP="009C12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text is “</w:t>
      </w:r>
      <w:proofErr w:type="spellStart"/>
      <w:r>
        <w:rPr>
          <w:rFonts w:ascii="Verdana" w:hAnsi="Verdana"/>
          <w:color w:val="000000"/>
          <w:sz w:val="23"/>
          <w:szCs w:val="23"/>
        </w:rPr>
        <w:t>qas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dsadsa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dsa</w:t>
      </w:r>
      <w:proofErr w:type="spellEnd"/>
      <w:r>
        <w:rPr>
          <w:rFonts w:ascii="Verdana" w:hAnsi="Verdana"/>
          <w:color w:val="000000"/>
          <w:sz w:val="23"/>
          <w:szCs w:val="23"/>
        </w:rPr>
        <w:t>” as like this.</w:t>
      </w:r>
    </w:p>
    <w:p w14:paraId="5080D982" w14:textId="77777777" w:rsidR="00C82EF4" w:rsidRDefault="00C82EF4" w:rsidP="009C12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487942E1" w14:textId="7B03F1AE" w:rsidR="002D3345" w:rsidRDefault="002D3345" w:rsidP="009C12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>The HTML </w:t>
      </w:r>
      <w:r>
        <w:rPr>
          <w:rStyle w:val="HTMLCode"/>
          <w:rFonts w:ascii="Consolas" w:hAnsi="Consolas"/>
          <w:color w:val="DC143C"/>
        </w:rPr>
        <w:t>&lt;</w:t>
      </w:r>
      <w:proofErr w:type="spellStart"/>
      <w:r>
        <w:rPr>
          <w:rStyle w:val="HTMLCode"/>
          <w:rFonts w:ascii="Consolas" w:hAnsi="Consolas"/>
          <w:color w:val="DC143C"/>
        </w:rPr>
        <w:t>abbr</w:t>
      </w:r>
      <w:proofErr w:type="spellEnd"/>
      <w:r>
        <w:rPr>
          <w:rStyle w:val="HTMLCode"/>
          <w:rFonts w:ascii="Consolas" w:hAnsi="Consolas"/>
          <w:color w:val="DC143C"/>
        </w:rPr>
        <w:t>&gt;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tag defines an abbreviation or an acronym, like "HTML", "CSS", "Mr.", "Dr.", "ASAP", "ATM".</w:t>
      </w:r>
    </w:p>
    <w:p w14:paraId="571BFB45" w14:textId="16A163AB" w:rsidR="00C82EF4" w:rsidRDefault="00C82EF4" w:rsidP="009C12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C82EF4">
        <w:rPr>
          <w:rFonts w:ascii="Verdana" w:hAnsi="Verdana"/>
          <w:color w:val="000000"/>
          <w:sz w:val="23"/>
          <w:szCs w:val="23"/>
        </w:rPr>
        <w:t>&lt;</w:t>
      </w:r>
      <w:proofErr w:type="spellStart"/>
      <w:r w:rsidRPr="00C82EF4">
        <w:rPr>
          <w:rFonts w:ascii="Verdana" w:hAnsi="Verdana"/>
          <w:color w:val="000000"/>
          <w:sz w:val="23"/>
          <w:szCs w:val="23"/>
        </w:rPr>
        <w:t>abbr</w:t>
      </w:r>
      <w:proofErr w:type="spellEnd"/>
      <w:r w:rsidRPr="00C82EF4">
        <w:rPr>
          <w:rFonts w:ascii="Verdana" w:hAnsi="Verdana"/>
          <w:color w:val="000000"/>
          <w:sz w:val="23"/>
          <w:szCs w:val="23"/>
        </w:rPr>
        <w:t xml:space="preserve"> title="World Health Organization"&gt;WHO&lt;/</w:t>
      </w:r>
      <w:proofErr w:type="spellStart"/>
      <w:r w:rsidRPr="00C82EF4">
        <w:rPr>
          <w:rFonts w:ascii="Verdana" w:hAnsi="Verdana"/>
          <w:color w:val="000000"/>
          <w:sz w:val="23"/>
          <w:szCs w:val="23"/>
        </w:rPr>
        <w:t>abbr</w:t>
      </w:r>
      <w:proofErr w:type="spellEnd"/>
      <w:r w:rsidRPr="00C82EF4">
        <w:rPr>
          <w:rFonts w:ascii="Verdana" w:hAnsi="Verdana"/>
          <w:color w:val="000000"/>
          <w:sz w:val="23"/>
          <w:szCs w:val="23"/>
        </w:rPr>
        <w:t>&gt;</w:t>
      </w:r>
    </w:p>
    <w:p w14:paraId="4BE903F4" w14:textId="09CE8A38" w:rsidR="00B52477" w:rsidRDefault="00B52477" w:rsidP="00B5247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The WHO was founded in 1948.</w:t>
      </w:r>
    </w:p>
    <w:p w14:paraId="53992B48" w14:textId="1EF8D5C0" w:rsidR="00602C13" w:rsidRDefault="00602C13" w:rsidP="00B52477">
      <w:pPr>
        <w:pStyle w:val="NormalWeb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text in the </w:t>
      </w:r>
      <w:r>
        <w:rPr>
          <w:rStyle w:val="HTMLCode"/>
          <w:rFonts w:ascii="Consolas" w:hAnsi="Consolas"/>
          <w:color w:val="DC143C"/>
        </w:rPr>
        <w:t>&lt;address&gt;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element usually renders in </w:t>
      </w:r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italic,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and browsers will always add a line break before and after the </w:t>
      </w:r>
      <w:r>
        <w:rPr>
          <w:rStyle w:val="HTMLCode"/>
          <w:rFonts w:ascii="Consolas" w:hAnsi="Consolas"/>
          <w:color w:val="DC143C"/>
        </w:rPr>
        <w:t>&lt;address&gt;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element.</w:t>
      </w:r>
    </w:p>
    <w:p w14:paraId="2AFD4F49" w14:textId="77777777" w:rsidR="00CE791D" w:rsidRDefault="00CE791D" w:rsidP="00CE791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text in the </w:t>
      </w:r>
      <w:r>
        <w:rPr>
          <w:rStyle w:val="HTMLCode"/>
          <w:rFonts w:ascii="Consolas" w:hAnsi="Consolas"/>
          <w:color w:val="DC143C"/>
          <w:sz w:val="24"/>
          <w:szCs w:val="24"/>
        </w:rPr>
        <w:t>&lt;cite&gt;</w:t>
      </w:r>
      <w:r>
        <w:rPr>
          <w:rFonts w:ascii="Verdana" w:hAnsi="Verdana"/>
          <w:color w:val="000000"/>
          <w:sz w:val="23"/>
          <w:szCs w:val="23"/>
        </w:rPr>
        <w:t> element usually renders in </w:t>
      </w:r>
      <w:r>
        <w:rPr>
          <w:rFonts w:ascii="Verdana" w:hAnsi="Verdana"/>
          <w:i/>
          <w:iCs/>
          <w:color w:val="000000"/>
          <w:sz w:val="23"/>
          <w:szCs w:val="23"/>
        </w:rPr>
        <w:t>italic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361E4E0D" w14:textId="77777777" w:rsidR="00836219" w:rsidRPr="00836219" w:rsidRDefault="00836219" w:rsidP="0083621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836219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proofErr w:type="spellStart"/>
      <w:r w:rsidRPr="00836219">
        <w:rPr>
          <w:rFonts w:ascii="Consolas" w:eastAsia="Times New Roman" w:hAnsi="Consolas" w:cs="Times New Roman"/>
          <w:color w:val="A52A2A"/>
          <w:sz w:val="23"/>
          <w:szCs w:val="23"/>
        </w:rPr>
        <w:t>bdo</w:t>
      </w:r>
      <w:proofErr w:type="spellEnd"/>
      <w:r w:rsidRPr="00836219">
        <w:rPr>
          <w:rFonts w:ascii="Consolas" w:eastAsia="Times New Roman" w:hAnsi="Consolas" w:cs="Times New Roman"/>
          <w:color w:val="FF0000"/>
          <w:sz w:val="23"/>
          <w:szCs w:val="23"/>
        </w:rPr>
        <w:t> </w:t>
      </w:r>
      <w:proofErr w:type="spellStart"/>
      <w:r w:rsidRPr="00836219">
        <w:rPr>
          <w:rFonts w:ascii="Consolas" w:eastAsia="Times New Roman" w:hAnsi="Consolas" w:cs="Times New Roman"/>
          <w:color w:val="FF0000"/>
          <w:sz w:val="23"/>
          <w:szCs w:val="23"/>
        </w:rPr>
        <w:t>dir</w:t>
      </w:r>
      <w:proofErr w:type="spellEnd"/>
      <w:r w:rsidRPr="00836219">
        <w:rPr>
          <w:rFonts w:ascii="Consolas" w:eastAsia="Times New Roman" w:hAnsi="Consolas" w:cs="Times New Roman"/>
          <w:color w:val="0000CD"/>
          <w:sz w:val="23"/>
          <w:szCs w:val="23"/>
        </w:rPr>
        <w:t>="</w:t>
      </w:r>
      <w:proofErr w:type="spellStart"/>
      <w:r w:rsidRPr="00836219">
        <w:rPr>
          <w:rFonts w:ascii="Consolas" w:eastAsia="Times New Roman" w:hAnsi="Consolas" w:cs="Times New Roman"/>
          <w:color w:val="0000CD"/>
          <w:sz w:val="23"/>
          <w:szCs w:val="23"/>
        </w:rPr>
        <w:t>rtl</w:t>
      </w:r>
      <w:proofErr w:type="spellEnd"/>
      <w:r w:rsidRPr="00836219">
        <w:rPr>
          <w:rFonts w:ascii="Consolas" w:eastAsia="Times New Roman" w:hAnsi="Consolas" w:cs="Times New Roman"/>
          <w:color w:val="0000CD"/>
          <w:sz w:val="23"/>
          <w:szCs w:val="23"/>
        </w:rPr>
        <w:t>"&gt;</w:t>
      </w:r>
      <w:r w:rsidRPr="00836219">
        <w:rPr>
          <w:rFonts w:ascii="Consolas" w:eastAsia="Times New Roman" w:hAnsi="Consolas" w:cs="Times New Roman"/>
          <w:color w:val="000000"/>
          <w:sz w:val="23"/>
          <w:szCs w:val="23"/>
        </w:rPr>
        <w:t>This text will be written from right to left</w:t>
      </w:r>
      <w:r w:rsidRPr="00836219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836219">
        <w:rPr>
          <w:rFonts w:ascii="Consolas" w:eastAsia="Times New Roman" w:hAnsi="Consolas" w:cs="Times New Roman"/>
          <w:color w:val="A52A2A"/>
          <w:sz w:val="23"/>
          <w:szCs w:val="23"/>
        </w:rPr>
        <w:t>/</w:t>
      </w:r>
      <w:proofErr w:type="spellStart"/>
      <w:r w:rsidRPr="00836219">
        <w:rPr>
          <w:rFonts w:ascii="Consolas" w:eastAsia="Times New Roman" w:hAnsi="Consolas" w:cs="Times New Roman"/>
          <w:color w:val="A52A2A"/>
          <w:sz w:val="23"/>
          <w:szCs w:val="23"/>
        </w:rPr>
        <w:t>bdo</w:t>
      </w:r>
      <w:proofErr w:type="spellEnd"/>
      <w:r w:rsidRPr="00836219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</w:p>
    <w:p w14:paraId="43A512E7" w14:textId="77777777" w:rsidR="00836219" w:rsidRPr="00836219" w:rsidRDefault="00836219" w:rsidP="00836219">
      <w:pPr>
        <w:shd w:val="clear" w:color="auto" w:fill="E7E9EB"/>
        <w:spacing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hyperlink r:id="rId16" w:tgtFrame="_blank" w:history="1">
        <w:r w:rsidRPr="00836219">
          <w:rPr>
            <w:rFonts w:ascii="Source Sans Pro" w:eastAsia="Times New Roman" w:hAnsi="Source Sans Pro" w:cs="Times New Roman"/>
            <w:color w:val="FFFFFF"/>
            <w:sz w:val="26"/>
            <w:szCs w:val="26"/>
            <w:u w:val="single"/>
            <w:bdr w:val="none" w:sz="0" w:space="0" w:color="auto" w:frame="1"/>
            <w:shd w:val="clear" w:color="auto" w:fill="4CAF50"/>
          </w:rPr>
          <w:t>Try it Yourself »</w:t>
        </w:r>
      </w:hyperlink>
    </w:p>
    <w:tbl>
      <w:tblPr>
        <w:tblW w:w="1526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1"/>
        <w:gridCol w:w="12217"/>
      </w:tblGrid>
      <w:tr w:rsidR="00932709" w:rsidRPr="00932709" w14:paraId="4B4CE55D" w14:textId="77777777" w:rsidTr="00932709">
        <w:tc>
          <w:tcPr>
            <w:tcW w:w="3051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57BBB9D" w14:textId="77777777" w:rsidR="00932709" w:rsidRPr="00932709" w:rsidRDefault="00932709" w:rsidP="00932709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932709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Tag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D9598A" w14:textId="77777777" w:rsidR="00932709" w:rsidRPr="00932709" w:rsidRDefault="00932709" w:rsidP="00932709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932709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Description</w:t>
            </w:r>
          </w:p>
        </w:tc>
      </w:tr>
      <w:tr w:rsidR="00932709" w:rsidRPr="00932709" w14:paraId="19EE2B2D" w14:textId="77777777" w:rsidTr="00932709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007FFA5" w14:textId="77777777" w:rsidR="00932709" w:rsidRPr="00932709" w:rsidRDefault="00932709" w:rsidP="0093270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17" w:history="1">
              <w:r w:rsidRPr="00932709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</w:t>
              </w:r>
              <w:proofErr w:type="spellStart"/>
              <w:r w:rsidRPr="00932709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abbr</w:t>
              </w:r>
              <w:proofErr w:type="spellEnd"/>
              <w:r w:rsidRPr="00932709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E73522" w14:textId="77777777" w:rsidR="00932709" w:rsidRPr="00932709" w:rsidRDefault="00932709" w:rsidP="0093270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32709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an abbreviation or acronym</w:t>
            </w:r>
          </w:p>
        </w:tc>
      </w:tr>
      <w:tr w:rsidR="00932709" w:rsidRPr="00932709" w14:paraId="0C4FFDDD" w14:textId="77777777" w:rsidTr="00932709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0FB1E4F" w14:textId="77777777" w:rsidR="00932709" w:rsidRPr="00932709" w:rsidRDefault="00932709" w:rsidP="0093270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18" w:history="1">
              <w:r w:rsidRPr="00932709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&lt;address&gt;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C6A90C" w14:textId="77777777" w:rsidR="00932709" w:rsidRPr="00932709" w:rsidRDefault="00932709" w:rsidP="0093270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32709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contact information for the author/owner of a document</w:t>
            </w:r>
          </w:p>
        </w:tc>
      </w:tr>
      <w:tr w:rsidR="00932709" w:rsidRPr="00932709" w14:paraId="70768793" w14:textId="77777777" w:rsidTr="00932709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3CACC37" w14:textId="77777777" w:rsidR="00932709" w:rsidRPr="00932709" w:rsidRDefault="00932709" w:rsidP="0093270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19" w:history="1">
              <w:r w:rsidRPr="00932709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</w:t>
              </w:r>
              <w:proofErr w:type="spellStart"/>
              <w:r w:rsidRPr="00932709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bdo</w:t>
              </w:r>
              <w:proofErr w:type="spellEnd"/>
              <w:r w:rsidRPr="00932709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095E61" w14:textId="77777777" w:rsidR="00932709" w:rsidRPr="00932709" w:rsidRDefault="00932709" w:rsidP="0093270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32709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the text direction</w:t>
            </w:r>
          </w:p>
        </w:tc>
      </w:tr>
      <w:tr w:rsidR="00932709" w:rsidRPr="00932709" w14:paraId="4D2104AD" w14:textId="77777777" w:rsidTr="00932709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E3C1887" w14:textId="77777777" w:rsidR="00932709" w:rsidRPr="00932709" w:rsidRDefault="00932709" w:rsidP="0093270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20" w:history="1">
              <w:r w:rsidRPr="00932709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&lt;blockquote&gt;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85ABEA" w14:textId="77777777" w:rsidR="00932709" w:rsidRPr="00932709" w:rsidRDefault="00932709" w:rsidP="0093270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32709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a section that is quoted from another source</w:t>
            </w:r>
          </w:p>
        </w:tc>
      </w:tr>
      <w:tr w:rsidR="00932709" w:rsidRPr="00932709" w14:paraId="0DCD56DA" w14:textId="77777777" w:rsidTr="00932709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6BD446E" w14:textId="77777777" w:rsidR="00932709" w:rsidRPr="00932709" w:rsidRDefault="00932709" w:rsidP="0093270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21" w:history="1">
              <w:r w:rsidRPr="00932709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&lt;cite&gt;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F6F2CD" w14:textId="77777777" w:rsidR="00932709" w:rsidRPr="00932709" w:rsidRDefault="00932709" w:rsidP="0093270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32709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the title of a work</w:t>
            </w:r>
          </w:p>
        </w:tc>
      </w:tr>
      <w:tr w:rsidR="00932709" w:rsidRPr="00932709" w14:paraId="693283C7" w14:textId="77777777" w:rsidTr="00932709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9899B66" w14:textId="77777777" w:rsidR="00932709" w:rsidRPr="00932709" w:rsidRDefault="00932709" w:rsidP="0093270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22" w:history="1">
              <w:r w:rsidRPr="00932709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&lt;q&gt;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1B665B" w14:textId="77777777" w:rsidR="00932709" w:rsidRPr="00932709" w:rsidRDefault="00932709" w:rsidP="0093270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32709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a short inline quotation</w:t>
            </w:r>
          </w:p>
        </w:tc>
      </w:tr>
    </w:tbl>
    <w:p w14:paraId="4B2CDD86" w14:textId="77777777" w:rsidR="00CE791D" w:rsidRDefault="00CE791D" w:rsidP="00B52477">
      <w:pPr>
        <w:pStyle w:val="NormalWeb"/>
        <w:rPr>
          <w:color w:val="000000"/>
          <w:sz w:val="27"/>
          <w:szCs w:val="27"/>
        </w:rPr>
      </w:pPr>
    </w:p>
    <w:p w14:paraId="21401D62" w14:textId="77777777" w:rsidR="006D60FC" w:rsidRPr="006D60FC" w:rsidRDefault="006D60FC" w:rsidP="006D60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D60FC">
        <w:rPr>
          <w:rFonts w:ascii="Consolas" w:eastAsia="Times New Roman" w:hAnsi="Consolas" w:cs="Courier New"/>
          <w:color w:val="DC143C"/>
          <w:sz w:val="20"/>
          <w:szCs w:val="20"/>
        </w:rPr>
        <w:lastRenderedPageBreak/>
        <w:t>_self</w:t>
      </w:r>
      <w:r w:rsidRPr="006D60FC">
        <w:rPr>
          <w:rFonts w:ascii="Verdana" w:eastAsia="Times New Roman" w:hAnsi="Verdana" w:cs="Times New Roman"/>
          <w:color w:val="000000"/>
          <w:sz w:val="23"/>
          <w:szCs w:val="23"/>
        </w:rPr>
        <w:t> - Default. Opens the document in the same window/tab as it was clicked</w:t>
      </w:r>
    </w:p>
    <w:p w14:paraId="33B407CD" w14:textId="77777777" w:rsidR="006D60FC" w:rsidRPr="006D60FC" w:rsidRDefault="006D60FC" w:rsidP="006D60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D60FC">
        <w:rPr>
          <w:rFonts w:ascii="Consolas" w:eastAsia="Times New Roman" w:hAnsi="Consolas" w:cs="Courier New"/>
          <w:color w:val="DC143C"/>
          <w:sz w:val="20"/>
          <w:szCs w:val="20"/>
        </w:rPr>
        <w:t>_blank</w:t>
      </w:r>
      <w:r w:rsidRPr="006D60FC">
        <w:rPr>
          <w:rFonts w:ascii="Verdana" w:eastAsia="Times New Roman" w:hAnsi="Verdana" w:cs="Times New Roman"/>
          <w:color w:val="000000"/>
          <w:sz w:val="23"/>
          <w:szCs w:val="23"/>
        </w:rPr>
        <w:t> - Opens the document in a new window or tab</w:t>
      </w:r>
    </w:p>
    <w:p w14:paraId="1C9C1D17" w14:textId="77777777" w:rsidR="006D60FC" w:rsidRPr="006D60FC" w:rsidRDefault="006D60FC" w:rsidP="006D60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D60FC">
        <w:rPr>
          <w:rFonts w:ascii="Consolas" w:eastAsia="Times New Roman" w:hAnsi="Consolas" w:cs="Courier New"/>
          <w:color w:val="DC143C"/>
          <w:sz w:val="20"/>
          <w:szCs w:val="20"/>
        </w:rPr>
        <w:t>_parent</w:t>
      </w:r>
      <w:r w:rsidRPr="006D60FC">
        <w:rPr>
          <w:rFonts w:ascii="Verdana" w:eastAsia="Times New Roman" w:hAnsi="Verdana" w:cs="Times New Roman"/>
          <w:color w:val="000000"/>
          <w:sz w:val="23"/>
          <w:szCs w:val="23"/>
        </w:rPr>
        <w:t> - Opens the document in the parent frame</w:t>
      </w:r>
    </w:p>
    <w:p w14:paraId="2C14B820" w14:textId="1AF37D48" w:rsidR="006D60FC" w:rsidRDefault="006D60FC" w:rsidP="006D60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D60FC">
        <w:rPr>
          <w:rFonts w:ascii="Consolas" w:eastAsia="Times New Roman" w:hAnsi="Consolas" w:cs="Courier New"/>
          <w:color w:val="DC143C"/>
          <w:sz w:val="20"/>
          <w:szCs w:val="20"/>
        </w:rPr>
        <w:t>_top</w:t>
      </w:r>
      <w:r w:rsidRPr="006D60FC">
        <w:rPr>
          <w:rFonts w:ascii="Verdana" w:eastAsia="Times New Roman" w:hAnsi="Verdana" w:cs="Times New Roman"/>
          <w:color w:val="000000"/>
          <w:sz w:val="23"/>
          <w:szCs w:val="23"/>
        </w:rPr>
        <w:t> - Opens the document in the full body of the window</w:t>
      </w:r>
    </w:p>
    <w:p w14:paraId="569E8AB4" w14:textId="2650BEF6" w:rsidR="00D24263" w:rsidRPr="00D24263" w:rsidRDefault="00D24263" w:rsidP="00422B9D">
      <w:pPr>
        <w:shd w:val="clear" w:color="auto" w:fill="FFFFFF"/>
        <w:spacing w:before="360" w:after="360" w:line="240" w:lineRule="auto"/>
        <w:ind w:right="-300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422B9D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422B9D">
        <w:rPr>
          <w:rFonts w:ascii="Consolas" w:eastAsia="Times New Roman" w:hAnsi="Consolas" w:cs="Times New Roman"/>
          <w:color w:val="A52A2A"/>
          <w:sz w:val="23"/>
          <w:szCs w:val="23"/>
        </w:rPr>
        <w:t>a</w:t>
      </w:r>
      <w:r w:rsidRPr="00422B9D">
        <w:rPr>
          <w:rFonts w:ascii="Consolas" w:eastAsia="Times New Roman" w:hAnsi="Consolas" w:cs="Times New Roman"/>
          <w:color w:val="FF0000"/>
          <w:sz w:val="23"/>
          <w:szCs w:val="23"/>
        </w:rPr>
        <w:t> </w:t>
      </w:r>
      <w:proofErr w:type="spellStart"/>
      <w:r w:rsidRPr="00422B9D">
        <w:rPr>
          <w:rFonts w:ascii="Consolas" w:eastAsia="Times New Roman" w:hAnsi="Consolas" w:cs="Times New Roman"/>
          <w:color w:val="FF0000"/>
          <w:sz w:val="23"/>
          <w:szCs w:val="23"/>
        </w:rPr>
        <w:t>href</w:t>
      </w:r>
      <w:proofErr w:type="spellEnd"/>
      <w:r w:rsidRPr="00422B9D">
        <w:rPr>
          <w:rFonts w:ascii="Consolas" w:eastAsia="Times New Roman" w:hAnsi="Consolas" w:cs="Times New Roman"/>
          <w:color w:val="0000CD"/>
          <w:sz w:val="23"/>
          <w:szCs w:val="23"/>
        </w:rPr>
        <w:t>="mailto:someone@example.com"&gt;</w:t>
      </w:r>
      <w:r w:rsidRPr="00422B9D">
        <w:rPr>
          <w:rFonts w:ascii="Consolas" w:eastAsia="Times New Roman" w:hAnsi="Consolas" w:cs="Times New Roman"/>
          <w:color w:val="000000"/>
          <w:sz w:val="23"/>
          <w:szCs w:val="23"/>
        </w:rPr>
        <w:t>Send email</w:t>
      </w:r>
      <w:r w:rsidRPr="00422B9D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422B9D">
        <w:rPr>
          <w:rFonts w:ascii="Consolas" w:eastAsia="Times New Roman" w:hAnsi="Consolas" w:cs="Times New Roman"/>
          <w:color w:val="A52A2A"/>
          <w:sz w:val="23"/>
          <w:szCs w:val="23"/>
        </w:rPr>
        <w:t>/a</w:t>
      </w:r>
      <w:r w:rsidRPr="00422B9D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</w:p>
    <w:p w14:paraId="0A1A062E" w14:textId="77777777" w:rsidR="00D24263" w:rsidRDefault="00D24263" w:rsidP="00D24263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</w:p>
    <w:p w14:paraId="75D8D762" w14:textId="77777777" w:rsidR="006D60FC" w:rsidRDefault="006D60FC" w:rsidP="00D2426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Use </w:t>
      </w:r>
      <w:r>
        <w:rPr>
          <w:rStyle w:val="HTMLCode"/>
          <w:rFonts w:ascii="Consolas" w:hAnsi="Consolas"/>
          <w:color w:val="DC143C"/>
          <w:sz w:val="24"/>
          <w:szCs w:val="24"/>
        </w:rPr>
        <w:t>mailto:</w:t>
      </w:r>
      <w:r>
        <w:rPr>
          <w:rFonts w:ascii="Verdana" w:hAnsi="Verdana"/>
          <w:color w:val="000000"/>
          <w:sz w:val="23"/>
          <w:szCs w:val="23"/>
        </w:rPr>
        <w:t> inside the </w:t>
      </w:r>
      <w:proofErr w:type="spellStart"/>
      <w:r>
        <w:rPr>
          <w:rStyle w:val="HTMLCode"/>
          <w:rFonts w:ascii="Consolas" w:hAnsi="Consolas"/>
          <w:color w:val="DC143C"/>
          <w:sz w:val="24"/>
          <w:szCs w:val="24"/>
        </w:rPr>
        <w:t>href</w:t>
      </w:r>
      <w:proofErr w:type="spellEnd"/>
      <w:r>
        <w:rPr>
          <w:rFonts w:ascii="Verdana" w:hAnsi="Verdana"/>
          <w:color w:val="000000"/>
          <w:sz w:val="23"/>
          <w:szCs w:val="23"/>
        </w:rPr>
        <w:t> attribute to create a link that opens the user's email program (to let them send a new email):</w:t>
      </w:r>
    </w:p>
    <w:p w14:paraId="72C23D98" w14:textId="626A50CA" w:rsidR="006D60FC" w:rsidRPr="006D60FC" w:rsidRDefault="007D2CCD" w:rsidP="006D60FC">
      <w:pPr>
        <w:shd w:val="clear" w:color="auto" w:fill="FFFFFF"/>
        <w:spacing w:before="100" w:beforeAutospacing="1" w:after="100" w:afterAutospacing="1" w:line="240" w:lineRule="auto"/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img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="workplace.jpg"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alt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="Workplace"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usemap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="#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workmap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map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workmap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area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shape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="rect"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coords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="34,44,270,350"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alt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="Computer"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href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="computer.htm"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area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shape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="rect"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coords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="290,172,333,250"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alt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="Phone"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href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="phone.htm"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area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shape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="circle"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coords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="337,300,44"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alt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="Coffee"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href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="coffee.htm"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/map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265123BC" w14:textId="77777777" w:rsidR="00BB67B7" w:rsidRDefault="00BB67B7" w:rsidP="00BB67B7"/>
    <w:p w14:paraId="11D4A1B7" w14:textId="77777777" w:rsidR="00BB67B7" w:rsidRDefault="00BB67B7" w:rsidP="00BB67B7">
      <w:r>
        <w:t>&lt;picture&gt;</w:t>
      </w:r>
    </w:p>
    <w:p w14:paraId="254CA8B9" w14:textId="77777777" w:rsidR="00BB67B7" w:rsidRDefault="00BB67B7" w:rsidP="00BB67B7">
      <w:r>
        <w:t xml:space="preserve">  &lt;source media="(min-width: 650px)" </w:t>
      </w:r>
      <w:proofErr w:type="spellStart"/>
      <w:r>
        <w:t>srcset</w:t>
      </w:r>
      <w:proofErr w:type="spellEnd"/>
      <w:r>
        <w:t>="img_food.jpg"&gt;</w:t>
      </w:r>
    </w:p>
    <w:p w14:paraId="08F18060" w14:textId="77777777" w:rsidR="00BB67B7" w:rsidRDefault="00BB67B7" w:rsidP="00BB67B7">
      <w:r>
        <w:t xml:space="preserve">  &lt;source media="(min-width: 465px)" </w:t>
      </w:r>
      <w:proofErr w:type="spellStart"/>
      <w:r>
        <w:t>srcset</w:t>
      </w:r>
      <w:proofErr w:type="spellEnd"/>
      <w:r>
        <w:t>="img_car.jpg"&gt;</w:t>
      </w:r>
    </w:p>
    <w:p w14:paraId="33D69B13" w14:textId="77777777" w:rsidR="00BB67B7" w:rsidRDefault="00BB67B7" w:rsidP="00BB67B7">
      <w:r>
        <w:t xml:space="preserve">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="img_girl.jpg" style="</w:t>
      </w:r>
      <w:proofErr w:type="spellStart"/>
      <w:proofErr w:type="gramStart"/>
      <w:r>
        <w:t>width:auto</w:t>
      </w:r>
      <w:proofErr w:type="spellEnd"/>
      <w:proofErr w:type="gramEnd"/>
      <w:r>
        <w:t>;"&gt;</w:t>
      </w:r>
    </w:p>
    <w:p w14:paraId="139696AE" w14:textId="479A70B2" w:rsidR="00195990" w:rsidRDefault="00BB67B7" w:rsidP="00BB67B7">
      <w:r>
        <w:t>&lt;/picture&gt;</w:t>
      </w:r>
    </w:p>
    <w:p w14:paraId="0AE22F50" w14:textId="5B3CF423" w:rsidR="00D33F58" w:rsidRDefault="00D33F58" w:rsidP="00BB67B7">
      <w:pPr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picture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source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srcset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="img_avatar.png"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source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srcset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="img_girl.jpg"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img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="img_beatles.gif"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alt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="Beatles"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style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proofErr w:type="gramStart"/>
      <w:r>
        <w:rPr>
          <w:rStyle w:val="attributevaluecolor"/>
          <w:rFonts w:ascii="Consolas" w:hAnsi="Consolas"/>
          <w:color w:val="0000CD"/>
          <w:sz w:val="23"/>
          <w:szCs w:val="23"/>
        </w:rPr>
        <w:t>width:auto</w:t>
      </w:r>
      <w:proofErr w:type="spellEnd"/>
      <w:proofErr w:type="gramEnd"/>
      <w:r>
        <w:rPr>
          <w:rStyle w:val="attributevaluecolor"/>
          <w:rFonts w:ascii="Consolas" w:hAnsi="Consolas"/>
          <w:color w:val="0000CD"/>
          <w:sz w:val="23"/>
          <w:szCs w:val="23"/>
        </w:rPr>
        <w:t>;"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/picture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4C6ECE03" w14:textId="51E22720" w:rsidR="003A2F90" w:rsidRDefault="003A2F90" w:rsidP="00BB67B7">
      <w:pPr>
        <w:rPr>
          <w:rStyle w:val="tagcolor"/>
          <w:rFonts w:ascii="Consolas" w:hAnsi="Consolas"/>
          <w:color w:val="0000CD"/>
          <w:sz w:val="23"/>
          <w:szCs w:val="23"/>
        </w:rPr>
      </w:pPr>
    </w:p>
    <w:p w14:paraId="6C03CEE3" w14:textId="670631F6" w:rsidR="003A2F90" w:rsidRDefault="003A2F90" w:rsidP="00BB67B7">
      <w:pPr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link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rel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="icon"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="image/x-icon"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href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="/images/favicon.ico"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73B7A3AC" w14:textId="0E8402CC" w:rsidR="006F4D45" w:rsidRDefault="006F4D45" w:rsidP="00BB67B7">
      <w:pPr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Table:</w:t>
      </w:r>
    </w:p>
    <w:p w14:paraId="6F0E1662" w14:textId="77777777" w:rsidR="006F4D45" w:rsidRPr="006F4D45" w:rsidRDefault="006F4D45" w:rsidP="006F4D4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F4D45">
        <w:rPr>
          <w:rFonts w:ascii="Consolas" w:eastAsia="Times New Roman" w:hAnsi="Consolas" w:cs="Courier New"/>
          <w:color w:val="DC143C"/>
          <w:sz w:val="20"/>
          <w:szCs w:val="20"/>
        </w:rPr>
        <w:t>dotted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</w:rPr>
        <w:t> 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  <w:bdr w:val="dotted" w:sz="24" w:space="0" w:color="auto" w:frame="1"/>
        </w:rPr>
        <w:t>    </w:t>
      </w:r>
    </w:p>
    <w:p w14:paraId="0A7DA03F" w14:textId="77777777" w:rsidR="006F4D45" w:rsidRPr="006F4D45" w:rsidRDefault="006F4D45" w:rsidP="006F4D4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F4D45">
        <w:rPr>
          <w:rFonts w:ascii="Consolas" w:eastAsia="Times New Roman" w:hAnsi="Consolas" w:cs="Courier New"/>
          <w:color w:val="DC143C"/>
          <w:sz w:val="20"/>
          <w:szCs w:val="20"/>
        </w:rPr>
        <w:t>dashed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</w:rPr>
        <w:t> 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  <w:bdr w:val="dashed" w:sz="24" w:space="0" w:color="auto" w:frame="1"/>
        </w:rPr>
        <w:t>    </w:t>
      </w:r>
    </w:p>
    <w:p w14:paraId="10794112" w14:textId="77777777" w:rsidR="006F4D45" w:rsidRPr="006F4D45" w:rsidRDefault="006F4D45" w:rsidP="006F4D4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F4D45">
        <w:rPr>
          <w:rFonts w:ascii="Consolas" w:eastAsia="Times New Roman" w:hAnsi="Consolas" w:cs="Courier New"/>
          <w:color w:val="DC143C"/>
          <w:sz w:val="20"/>
          <w:szCs w:val="20"/>
        </w:rPr>
        <w:lastRenderedPageBreak/>
        <w:t>solid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</w:rPr>
        <w:t> 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  <w:bdr w:val="single" w:sz="24" w:space="0" w:color="auto" w:frame="1"/>
        </w:rPr>
        <w:t>    </w:t>
      </w:r>
    </w:p>
    <w:p w14:paraId="16C1FB26" w14:textId="77777777" w:rsidR="006F4D45" w:rsidRPr="006F4D45" w:rsidRDefault="006F4D45" w:rsidP="006F4D4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F4D45">
        <w:rPr>
          <w:rFonts w:ascii="Consolas" w:eastAsia="Times New Roman" w:hAnsi="Consolas" w:cs="Courier New"/>
          <w:color w:val="DC143C"/>
          <w:sz w:val="20"/>
          <w:szCs w:val="20"/>
        </w:rPr>
        <w:t>double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</w:rPr>
        <w:t> 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  <w:bdr w:val="double" w:sz="6" w:space="0" w:color="auto" w:frame="1"/>
        </w:rPr>
        <w:t>    </w:t>
      </w:r>
    </w:p>
    <w:p w14:paraId="2ACCAFB5" w14:textId="77777777" w:rsidR="006F4D45" w:rsidRPr="006F4D45" w:rsidRDefault="006F4D45" w:rsidP="006F4D4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F4D45">
        <w:rPr>
          <w:rFonts w:ascii="Consolas" w:eastAsia="Times New Roman" w:hAnsi="Consolas" w:cs="Courier New"/>
          <w:color w:val="DC143C"/>
          <w:sz w:val="20"/>
          <w:szCs w:val="20"/>
        </w:rPr>
        <w:t>groove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</w:rPr>
        <w:t> 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  <w:bdr w:val="threeDEngrave" w:sz="12" w:space="0" w:color="auto" w:frame="1"/>
        </w:rPr>
        <w:t>    </w:t>
      </w:r>
    </w:p>
    <w:p w14:paraId="097D7080" w14:textId="77777777" w:rsidR="006F4D45" w:rsidRPr="006F4D45" w:rsidRDefault="006F4D45" w:rsidP="006F4D4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F4D45">
        <w:rPr>
          <w:rFonts w:ascii="Consolas" w:eastAsia="Times New Roman" w:hAnsi="Consolas" w:cs="Courier New"/>
          <w:color w:val="DC143C"/>
          <w:sz w:val="20"/>
          <w:szCs w:val="20"/>
        </w:rPr>
        <w:t>ridge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</w:rPr>
        <w:t> 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  <w:bdr w:val="threeDEmboss" w:sz="12" w:space="0" w:color="auto" w:frame="1"/>
        </w:rPr>
        <w:t>    </w:t>
      </w:r>
    </w:p>
    <w:p w14:paraId="2C518564" w14:textId="77777777" w:rsidR="006F4D45" w:rsidRPr="006F4D45" w:rsidRDefault="006F4D45" w:rsidP="006F4D4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F4D45">
        <w:rPr>
          <w:rFonts w:ascii="Consolas" w:eastAsia="Times New Roman" w:hAnsi="Consolas" w:cs="Courier New"/>
          <w:color w:val="DC143C"/>
          <w:sz w:val="20"/>
          <w:szCs w:val="20"/>
        </w:rPr>
        <w:t>inset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</w:rPr>
        <w:t> 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  <w:bdr w:val="inset" w:sz="24" w:space="0" w:color="auto" w:frame="1"/>
        </w:rPr>
        <w:t>    </w:t>
      </w:r>
    </w:p>
    <w:p w14:paraId="4E770B38" w14:textId="77777777" w:rsidR="006F4D45" w:rsidRPr="006F4D45" w:rsidRDefault="006F4D45" w:rsidP="006F4D4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F4D45">
        <w:rPr>
          <w:rFonts w:ascii="Consolas" w:eastAsia="Times New Roman" w:hAnsi="Consolas" w:cs="Courier New"/>
          <w:color w:val="DC143C"/>
          <w:sz w:val="20"/>
          <w:szCs w:val="20"/>
        </w:rPr>
        <w:t>outset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</w:rPr>
        <w:t> 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  <w:bdr w:val="outset" w:sz="24" w:space="0" w:color="auto" w:frame="1"/>
        </w:rPr>
        <w:t>    </w:t>
      </w:r>
    </w:p>
    <w:p w14:paraId="47F63E88" w14:textId="77777777" w:rsidR="006F4D45" w:rsidRPr="006F4D45" w:rsidRDefault="006F4D45" w:rsidP="0048038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F4D45">
        <w:rPr>
          <w:rFonts w:ascii="Verdana" w:eastAsia="Times New Roman" w:hAnsi="Verdana" w:cs="Times New Roman"/>
          <w:color w:val="000000"/>
          <w:sz w:val="23"/>
          <w:szCs w:val="23"/>
        </w:rPr>
        <w:t>none     </w:t>
      </w:r>
    </w:p>
    <w:p w14:paraId="4CC9C36B" w14:textId="77777777" w:rsidR="006F4D45" w:rsidRPr="006F4D45" w:rsidRDefault="006F4D45" w:rsidP="006F4D4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F4D45">
        <w:rPr>
          <w:rFonts w:ascii="Consolas" w:eastAsia="Times New Roman" w:hAnsi="Consolas" w:cs="Courier New"/>
          <w:color w:val="DC143C"/>
          <w:sz w:val="20"/>
          <w:szCs w:val="20"/>
        </w:rPr>
        <w:t>hidden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</w:rPr>
        <w:t>     </w:t>
      </w:r>
    </w:p>
    <w:p w14:paraId="796BF5D7" w14:textId="09C4C6A7" w:rsidR="006F4D45" w:rsidRDefault="00CF0D87" w:rsidP="00BB67B7">
      <w:r>
        <w:rPr>
          <w:noProof/>
        </w:rPr>
        <w:drawing>
          <wp:inline distT="0" distB="0" distL="0" distR="0" wp14:anchorId="3AA00D2A" wp14:editId="70CCF08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DC91" w14:textId="77777777" w:rsidR="005B560D" w:rsidRPr="005B560D" w:rsidRDefault="005B560D" w:rsidP="005B560D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 w:rsidRPr="005B560D">
        <w:rPr>
          <w:rFonts w:ascii="Segoe UI" w:eastAsia="Times New Roman" w:hAnsi="Segoe UI" w:cs="Segoe UI"/>
          <w:color w:val="000000"/>
          <w:sz w:val="48"/>
          <w:szCs w:val="48"/>
        </w:rPr>
        <w:t>Block-level Elements</w:t>
      </w:r>
    </w:p>
    <w:p w14:paraId="11B17E6C" w14:textId="77777777" w:rsidR="005B560D" w:rsidRPr="005B560D" w:rsidRDefault="005B560D" w:rsidP="005B560D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5B560D">
        <w:rPr>
          <w:rFonts w:ascii="Verdana" w:eastAsia="Times New Roman" w:hAnsi="Verdana" w:cs="Times New Roman"/>
          <w:color w:val="000000"/>
          <w:sz w:val="23"/>
          <w:szCs w:val="23"/>
        </w:rPr>
        <w:t>A block-level element always starts on a new line, and the browsers automatically add some space (a margin) before and after the element.</w:t>
      </w:r>
    </w:p>
    <w:p w14:paraId="5D05BA5A" w14:textId="32347141" w:rsidR="005B560D" w:rsidRDefault="007D0DD3" w:rsidP="00BB67B7">
      <w:r>
        <w:rPr>
          <w:noProof/>
        </w:rPr>
        <w:lastRenderedPageBreak/>
        <w:drawing>
          <wp:inline distT="0" distB="0" distL="0" distR="0" wp14:anchorId="2BFDFF38" wp14:editId="4EA5302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897B" w14:textId="6D5D5D62" w:rsidR="007D0DD3" w:rsidRDefault="007D0DD3" w:rsidP="00BB67B7">
      <w:r>
        <w:t>&lt;meta name</w:t>
      </w:r>
      <w:proofErr w:type="gramStart"/>
      <w:r>
        <w:t>=”viewport</w:t>
      </w:r>
      <w:proofErr w:type="gramEnd"/>
      <w:r>
        <w:t>” content=”wi</w:t>
      </w:r>
      <w:r w:rsidR="006F6BB1">
        <w:t>d</w:t>
      </w:r>
      <w:r>
        <w:t>th=device-width</w:t>
      </w:r>
      <w:r w:rsidR="006F6BB1">
        <w:t>,</w:t>
      </w:r>
      <w:r>
        <w:t xml:space="preserve"> initial-scale=1.0”</w:t>
      </w:r>
      <w:r w:rsidR="00CF65EF">
        <w:t>&gt;</w:t>
      </w:r>
    </w:p>
    <w:tbl>
      <w:tblPr>
        <w:tblW w:w="1526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1"/>
        <w:gridCol w:w="12217"/>
      </w:tblGrid>
      <w:tr w:rsidR="003055DE" w:rsidRPr="003055DE" w14:paraId="3FFDA575" w14:textId="77777777" w:rsidTr="003055DE">
        <w:tc>
          <w:tcPr>
            <w:tcW w:w="3051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736F661" w14:textId="77777777" w:rsidR="003055DE" w:rsidRPr="003055DE" w:rsidRDefault="003055DE" w:rsidP="003055DE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3055DE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Tag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96D888" w14:textId="77777777" w:rsidR="003055DE" w:rsidRPr="003055DE" w:rsidRDefault="003055DE" w:rsidP="003055DE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3055DE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Description</w:t>
            </w:r>
          </w:p>
        </w:tc>
      </w:tr>
      <w:tr w:rsidR="003055DE" w:rsidRPr="003055DE" w14:paraId="1C3E4E86" w14:textId="77777777" w:rsidTr="003055DE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0C1615C" w14:textId="77777777" w:rsidR="003055DE" w:rsidRPr="003055DE" w:rsidRDefault="003055DE" w:rsidP="003055DE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25" w:history="1">
              <w:r w:rsidRPr="003055DE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&lt;code&gt;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C0B076" w14:textId="77777777" w:rsidR="003055DE" w:rsidRPr="003055DE" w:rsidRDefault="003055DE" w:rsidP="003055DE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3055D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programming code</w:t>
            </w:r>
          </w:p>
        </w:tc>
      </w:tr>
      <w:tr w:rsidR="003055DE" w:rsidRPr="003055DE" w14:paraId="09461B33" w14:textId="77777777" w:rsidTr="003055DE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D573DBD" w14:textId="77777777" w:rsidR="003055DE" w:rsidRPr="003055DE" w:rsidRDefault="003055DE" w:rsidP="003055DE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26" w:history="1">
              <w:r w:rsidRPr="003055DE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</w:t>
              </w:r>
              <w:proofErr w:type="spellStart"/>
              <w:r w:rsidRPr="003055DE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kbd</w:t>
              </w:r>
              <w:proofErr w:type="spellEnd"/>
              <w:r w:rsidRPr="003055DE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E84FB1" w14:textId="77777777" w:rsidR="003055DE" w:rsidRPr="003055DE" w:rsidRDefault="003055DE" w:rsidP="003055DE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3055D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keyboard input </w:t>
            </w:r>
          </w:p>
        </w:tc>
      </w:tr>
      <w:tr w:rsidR="003055DE" w:rsidRPr="003055DE" w14:paraId="13DA9E0D" w14:textId="77777777" w:rsidTr="003055DE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18E1FE2" w14:textId="77777777" w:rsidR="003055DE" w:rsidRPr="003055DE" w:rsidRDefault="003055DE" w:rsidP="003055DE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27" w:history="1">
              <w:r w:rsidRPr="003055DE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</w:t>
              </w:r>
              <w:proofErr w:type="spellStart"/>
              <w:r w:rsidRPr="003055DE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samp</w:t>
              </w:r>
              <w:proofErr w:type="spellEnd"/>
              <w:r w:rsidRPr="003055DE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6A0F53" w14:textId="77777777" w:rsidR="003055DE" w:rsidRPr="003055DE" w:rsidRDefault="003055DE" w:rsidP="003055DE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3055D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computer output</w:t>
            </w:r>
          </w:p>
        </w:tc>
      </w:tr>
      <w:tr w:rsidR="003055DE" w:rsidRPr="003055DE" w14:paraId="7855F8D1" w14:textId="77777777" w:rsidTr="003055DE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4EE035B" w14:textId="77777777" w:rsidR="003055DE" w:rsidRPr="003055DE" w:rsidRDefault="003055DE" w:rsidP="003055DE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28" w:history="1">
              <w:r w:rsidRPr="003055DE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&lt;var&gt;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03A175" w14:textId="77777777" w:rsidR="003055DE" w:rsidRPr="003055DE" w:rsidRDefault="003055DE" w:rsidP="003055DE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3055D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a variable</w:t>
            </w:r>
          </w:p>
        </w:tc>
      </w:tr>
      <w:tr w:rsidR="003055DE" w:rsidRPr="003055DE" w14:paraId="4B832705" w14:textId="77777777" w:rsidTr="003055DE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53758BF" w14:textId="77777777" w:rsidR="003055DE" w:rsidRPr="003055DE" w:rsidRDefault="003055DE" w:rsidP="003055DE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29" w:history="1">
              <w:r w:rsidRPr="003055DE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&lt;pre&gt;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5463BE" w14:textId="77777777" w:rsidR="003055DE" w:rsidRPr="003055DE" w:rsidRDefault="003055DE" w:rsidP="003055DE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3055D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preformatted text</w:t>
            </w:r>
          </w:p>
        </w:tc>
      </w:tr>
    </w:tbl>
    <w:p w14:paraId="51D97228" w14:textId="77777777" w:rsidR="00EE6F97" w:rsidRDefault="00EE6F97" w:rsidP="00EE6F9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Examples of </w:t>
      </w:r>
      <w:r>
        <w:rPr>
          <w:rStyle w:val="Strong"/>
          <w:rFonts w:ascii="Verdana" w:hAnsi="Verdana"/>
          <w:color w:val="000000"/>
          <w:sz w:val="23"/>
          <w:szCs w:val="23"/>
        </w:rPr>
        <w:t>non-semantic</w:t>
      </w:r>
      <w:r>
        <w:rPr>
          <w:rFonts w:ascii="Verdana" w:hAnsi="Verdana"/>
          <w:color w:val="000000"/>
          <w:sz w:val="23"/>
          <w:szCs w:val="23"/>
        </w:rPr>
        <w:t> elements: </w:t>
      </w:r>
      <w:r>
        <w:rPr>
          <w:rStyle w:val="HTMLCode"/>
          <w:rFonts w:ascii="Consolas" w:hAnsi="Consolas"/>
          <w:color w:val="DC143C"/>
        </w:rPr>
        <w:t>&lt;div&gt;</w:t>
      </w:r>
      <w:r>
        <w:rPr>
          <w:rFonts w:ascii="Verdana" w:hAnsi="Verdana"/>
          <w:color w:val="000000"/>
          <w:sz w:val="23"/>
          <w:szCs w:val="23"/>
        </w:rPr>
        <w:t> and </w:t>
      </w:r>
      <w:r>
        <w:rPr>
          <w:rStyle w:val="HTMLCode"/>
          <w:rFonts w:ascii="Consolas" w:hAnsi="Consolas"/>
          <w:color w:val="DC143C"/>
        </w:rPr>
        <w:t>&lt;span&gt;</w:t>
      </w:r>
      <w:r>
        <w:rPr>
          <w:rFonts w:ascii="Verdana" w:hAnsi="Verdana"/>
          <w:color w:val="000000"/>
          <w:sz w:val="23"/>
          <w:szCs w:val="23"/>
        </w:rPr>
        <w:t> - Tells nothing about its content.</w:t>
      </w:r>
    </w:p>
    <w:p w14:paraId="1DFD5627" w14:textId="77777777" w:rsidR="00EE6F97" w:rsidRDefault="00EE6F97" w:rsidP="00EE6F9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Examples of </w:t>
      </w:r>
      <w:r>
        <w:rPr>
          <w:rStyle w:val="Strong"/>
          <w:rFonts w:ascii="Verdana" w:hAnsi="Verdana"/>
          <w:color w:val="000000"/>
          <w:sz w:val="23"/>
          <w:szCs w:val="23"/>
        </w:rPr>
        <w:t>semantic</w:t>
      </w:r>
      <w:r>
        <w:rPr>
          <w:rFonts w:ascii="Verdana" w:hAnsi="Verdana"/>
          <w:color w:val="000000"/>
          <w:sz w:val="23"/>
          <w:szCs w:val="23"/>
        </w:rPr>
        <w:t> elements: </w:t>
      </w:r>
      <w:r>
        <w:rPr>
          <w:rStyle w:val="HTMLCode"/>
          <w:rFonts w:ascii="Consolas" w:hAnsi="Consolas"/>
          <w:color w:val="DC143C"/>
        </w:rPr>
        <w:t>&lt;form&gt;</w:t>
      </w:r>
      <w:r>
        <w:rPr>
          <w:rFonts w:ascii="Verdana" w:hAnsi="Verdana"/>
          <w:color w:val="000000"/>
          <w:sz w:val="23"/>
          <w:szCs w:val="23"/>
        </w:rPr>
        <w:t>, </w:t>
      </w:r>
      <w:r>
        <w:rPr>
          <w:rStyle w:val="HTMLCode"/>
          <w:rFonts w:ascii="Consolas" w:hAnsi="Consolas"/>
          <w:color w:val="DC143C"/>
        </w:rPr>
        <w:t>&lt;table&gt;</w:t>
      </w:r>
      <w:r>
        <w:rPr>
          <w:rFonts w:ascii="Verdana" w:hAnsi="Verdana"/>
          <w:color w:val="000000"/>
          <w:sz w:val="23"/>
          <w:szCs w:val="23"/>
        </w:rPr>
        <w:t>, and </w:t>
      </w:r>
      <w:r>
        <w:rPr>
          <w:rStyle w:val="HTMLCode"/>
          <w:rFonts w:ascii="Consolas" w:hAnsi="Consolas"/>
          <w:color w:val="DC143C"/>
        </w:rPr>
        <w:t>&lt;article&gt;</w:t>
      </w:r>
      <w:r>
        <w:rPr>
          <w:rFonts w:ascii="Verdana" w:hAnsi="Verdana"/>
          <w:color w:val="000000"/>
          <w:sz w:val="23"/>
          <w:szCs w:val="23"/>
        </w:rPr>
        <w:t> - Clearly defines its content.</w:t>
      </w:r>
    </w:p>
    <w:p w14:paraId="7B6F1AB3" w14:textId="77777777" w:rsidR="00EE6F97" w:rsidRPr="00EE6F97" w:rsidRDefault="00EE6F97" w:rsidP="00EE6F9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EE6F97">
        <w:rPr>
          <w:rFonts w:ascii="Verdana" w:eastAsia="Times New Roman" w:hAnsi="Verdana" w:cs="Times New Roman"/>
          <w:color w:val="000000"/>
          <w:sz w:val="23"/>
          <w:szCs w:val="23"/>
        </w:rPr>
        <w:t>The </w:t>
      </w:r>
      <w:r w:rsidRPr="00EE6F97">
        <w:rPr>
          <w:rFonts w:ascii="Consolas" w:eastAsia="Times New Roman" w:hAnsi="Consolas" w:cs="Courier New"/>
          <w:color w:val="DC143C"/>
          <w:sz w:val="20"/>
          <w:szCs w:val="20"/>
        </w:rPr>
        <w:t>&lt;header&gt;</w:t>
      </w:r>
      <w:r w:rsidRPr="00EE6F97">
        <w:rPr>
          <w:rFonts w:ascii="Verdana" w:eastAsia="Times New Roman" w:hAnsi="Verdana" w:cs="Times New Roman"/>
          <w:color w:val="000000"/>
          <w:sz w:val="23"/>
          <w:szCs w:val="23"/>
        </w:rPr>
        <w:t> element represents a container for introductory content or a set of navigational links.</w:t>
      </w:r>
    </w:p>
    <w:p w14:paraId="70604FF1" w14:textId="77777777" w:rsidR="00EE6F97" w:rsidRPr="00EE6F97" w:rsidRDefault="00EE6F97" w:rsidP="00EE6F9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EE6F97">
        <w:rPr>
          <w:rFonts w:ascii="Verdana" w:eastAsia="Times New Roman" w:hAnsi="Verdana" w:cs="Times New Roman"/>
          <w:color w:val="000000"/>
          <w:sz w:val="23"/>
          <w:szCs w:val="23"/>
        </w:rPr>
        <w:t>A </w:t>
      </w:r>
      <w:r w:rsidRPr="00EE6F97">
        <w:rPr>
          <w:rFonts w:ascii="Consolas" w:eastAsia="Times New Roman" w:hAnsi="Consolas" w:cs="Courier New"/>
          <w:color w:val="DC143C"/>
          <w:sz w:val="20"/>
          <w:szCs w:val="20"/>
        </w:rPr>
        <w:t>&lt;header&gt;</w:t>
      </w:r>
      <w:r w:rsidRPr="00EE6F97">
        <w:rPr>
          <w:rFonts w:ascii="Verdana" w:eastAsia="Times New Roman" w:hAnsi="Verdana" w:cs="Times New Roman"/>
          <w:color w:val="000000"/>
          <w:sz w:val="23"/>
          <w:szCs w:val="23"/>
        </w:rPr>
        <w:t> element typically contains:</w:t>
      </w:r>
    </w:p>
    <w:p w14:paraId="39E7C7C3" w14:textId="77777777" w:rsidR="00EE6F97" w:rsidRPr="00EE6F97" w:rsidRDefault="00EE6F97" w:rsidP="00EE6F9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EE6F97">
        <w:rPr>
          <w:rFonts w:ascii="Verdana" w:eastAsia="Times New Roman" w:hAnsi="Verdana" w:cs="Times New Roman"/>
          <w:color w:val="000000"/>
          <w:sz w:val="23"/>
          <w:szCs w:val="23"/>
        </w:rPr>
        <w:t>one or more heading elements (&lt;h1&gt; - &lt;h6&gt;)</w:t>
      </w:r>
    </w:p>
    <w:p w14:paraId="0BE75D62" w14:textId="77777777" w:rsidR="00EE6F97" w:rsidRPr="00EE6F97" w:rsidRDefault="00EE6F97" w:rsidP="00EE6F9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EE6F97">
        <w:rPr>
          <w:rFonts w:ascii="Verdana" w:eastAsia="Times New Roman" w:hAnsi="Verdana" w:cs="Times New Roman"/>
          <w:color w:val="000000"/>
          <w:sz w:val="23"/>
          <w:szCs w:val="23"/>
        </w:rPr>
        <w:t>logo or icon</w:t>
      </w:r>
    </w:p>
    <w:p w14:paraId="45F62E66" w14:textId="77777777" w:rsidR="00EE6F97" w:rsidRPr="00EE6F97" w:rsidRDefault="00EE6F97" w:rsidP="00EE6F9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EE6F97">
        <w:rPr>
          <w:rFonts w:ascii="Verdana" w:eastAsia="Times New Roman" w:hAnsi="Verdana" w:cs="Times New Roman"/>
          <w:color w:val="000000"/>
          <w:sz w:val="23"/>
          <w:szCs w:val="23"/>
        </w:rPr>
        <w:t>authorship information</w:t>
      </w:r>
    </w:p>
    <w:p w14:paraId="105EE8EE" w14:textId="77777777" w:rsidR="00EE6F97" w:rsidRPr="00EE6F97" w:rsidRDefault="00EE6F97" w:rsidP="00EE6F9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EE6F97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Note:</w:t>
      </w:r>
      <w:r w:rsidRPr="00EE6F97">
        <w:rPr>
          <w:rFonts w:ascii="Verdana" w:eastAsia="Times New Roman" w:hAnsi="Verdana" w:cs="Times New Roman"/>
          <w:color w:val="000000"/>
          <w:sz w:val="23"/>
          <w:szCs w:val="23"/>
        </w:rPr>
        <w:t> You can have several </w:t>
      </w:r>
      <w:r w:rsidRPr="00EE6F97">
        <w:rPr>
          <w:rFonts w:ascii="Consolas" w:eastAsia="Times New Roman" w:hAnsi="Consolas" w:cs="Courier New"/>
          <w:color w:val="DC143C"/>
          <w:sz w:val="20"/>
          <w:szCs w:val="20"/>
        </w:rPr>
        <w:t>&lt;header&gt;</w:t>
      </w:r>
      <w:r w:rsidRPr="00EE6F97">
        <w:rPr>
          <w:rFonts w:ascii="Verdana" w:eastAsia="Times New Roman" w:hAnsi="Verdana" w:cs="Times New Roman"/>
          <w:color w:val="000000"/>
          <w:sz w:val="23"/>
          <w:szCs w:val="23"/>
        </w:rPr>
        <w:t> elements in one HTML document. However, </w:t>
      </w:r>
      <w:r w:rsidRPr="00EE6F97">
        <w:rPr>
          <w:rFonts w:ascii="Consolas" w:eastAsia="Times New Roman" w:hAnsi="Consolas" w:cs="Courier New"/>
          <w:color w:val="DC143C"/>
          <w:sz w:val="20"/>
          <w:szCs w:val="20"/>
        </w:rPr>
        <w:t>&lt;header&gt;</w:t>
      </w:r>
      <w:r w:rsidRPr="00EE6F97">
        <w:rPr>
          <w:rFonts w:ascii="Verdana" w:eastAsia="Times New Roman" w:hAnsi="Verdana" w:cs="Times New Roman"/>
          <w:color w:val="000000"/>
          <w:sz w:val="23"/>
          <w:szCs w:val="23"/>
        </w:rPr>
        <w:t> cannot be placed within a </w:t>
      </w:r>
      <w:r w:rsidRPr="00EE6F97">
        <w:rPr>
          <w:rFonts w:ascii="Consolas" w:eastAsia="Times New Roman" w:hAnsi="Consolas" w:cs="Courier New"/>
          <w:color w:val="DC143C"/>
          <w:sz w:val="20"/>
          <w:szCs w:val="20"/>
        </w:rPr>
        <w:t>&lt;footer&gt;</w:t>
      </w:r>
      <w:r w:rsidRPr="00EE6F97">
        <w:rPr>
          <w:rFonts w:ascii="Verdana" w:eastAsia="Times New Roman" w:hAnsi="Verdana" w:cs="Times New Roman"/>
          <w:color w:val="000000"/>
          <w:sz w:val="23"/>
          <w:szCs w:val="23"/>
        </w:rPr>
        <w:t>, </w:t>
      </w:r>
      <w:r w:rsidRPr="00EE6F97">
        <w:rPr>
          <w:rFonts w:ascii="Consolas" w:eastAsia="Times New Roman" w:hAnsi="Consolas" w:cs="Courier New"/>
          <w:color w:val="DC143C"/>
          <w:sz w:val="20"/>
          <w:szCs w:val="20"/>
        </w:rPr>
        <w:t>&lt;address&gt;</w:t>
      </w:r>
      <w:r w:rsidRPr="00EE6F97">
        <w:rPr>
          <w:rFonts w:ascii="Verdana" w:eastAsia="Times New Roman" w:hAnsi="Verdana" w:cs="Times New Roman"/>
          <w:color w:val="000000"/>
          <w:sz w:val="23"/>
          <w:szCs w:val="23"/>
        </w:rPr>
        <w:t> or another </w:t>
      </w:r>
      <w:r w:rsidRPr="00EE6F97">
        <w:rPr>
          <w:rFonts w:ascii="Consolas" w:eastAsia="Times New Roman" w:hAnsi="Consolas" w:cs="Courier New"/>
          <w:color w:val="DC143C"/>
          <w:sz w:val="20"/>
          <w:szCs w:val="20"/>
        </w:rPr>
        <w:t>&lt;header&gt;</w:t>
      </w:r>
      <w:r w:rsidRPr="00EE6F97">
        <w:rPr>
          <w:rFonts w:ascii="Verdana" w:eastAsia="Times New Roman" w:hAnsi="Verdana" w:cs="Times New Roman"/>
          <w:color w:val="000000"/>
          <w:sz w:val="23"/>
          <w:szCs w:val="23"/>
        </w:rPr>
        <w:t> element.</w:t>
      </w:r>
    </w:p>
    <w:p w14:paraId="31D473EF" w14:textId="2152A37C" w:rsidR="003055DE" w:rsidRDefault="00EE6F97" w:rsidP="00BB67B7">
      <w:r>
        <w:rPr>
          <w:noProof/>
        </w:rPr>
        <w:drawing>
          <wp:inline distT="0" distB="0" distL="0" distR="0" wp14:anchorId="3D82F1B6" wp14:editId="69B35F0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AE34" w14:textId="77777777" w:rsidR="00EE6F97" w:rsidRDefault="00EE6F97" w:rsidP="00EE6F9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According to the W3C: "A semantic Web allows data to be shared and reused across applications, enterprises, and communities."</w:t>
      </w:r>
    </w:p>
    <w:tbl>
      <w:tblPr>
        <w:tblW w:w="1526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1"/>
        <w:gridCol w:w="12217"/>
      </w:tblGrid>
      <w:tr w:rsidR="00EE6F97" w:rsidRPr="00EE6F97" w14:paraId="24DD4297" w14:textId="77777777" w:rsidTr="00EE6F97">
        <w:tc>
          <w:tcPr>
            <w:tcW w:w="3051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ACFDD69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EE6F97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lastRenderedPageBreak/>
              <w:t>Tag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6DC2F7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EE6F97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Description</w:t>
            </w:r>
          </w:p>
        </w:tc>
      </w:tr>
      <w:tr w:rsidR="00EE6F97" w:rsidRPr="00EE6F97" w14:paraId="64C848AD" w14:textId="77777777" w:rsidTr="00EE6F97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75071EC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31" w:history="1">
              <w:r w:rsidRPr="00EE6F97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&lt;article&gt;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2F471F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EE6F97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independent, self-contained content</w:t>
            </w:r>
          </w:p>
        </w:tc>
      </w:tr>
      <w:tr w:rsidR="00EE6F97" w:rsidRPr="00EE6F97" w14:paraId="54BF0A68" w14:textId="77777777" w:rsidTr="00EE6F97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298FB92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32" w:history="1">
              <w:r w:rsidRPr="00EE6F97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&lt;aside&gt;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F8115D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EE6F97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content aside from the page content</w:t>
            </w:r>
          </w:p>
        </w:tc>
      </w:tr>
      <w:tr w:rsidR="00EE6F97" w:rsidRPr="00EE6F97" w14:paraId="496E2C25" w14:textId="77777777" w:rsidTr="00EE6F97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FFF07BB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33" w:history="1">
              <w:r w:rsidRPr="00EE6F97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&lt;details&gt;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D86381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EE6F97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additional details that the user can view or hide</w:t>
            </w:r>
          </w:p>
        </w:tc>
      </w:tr>
      <w:tr w:rsidR="00EE6F97" w:rsidRPr="00EE6F97" w14:paraId="71C7898D" w14:textId="77777777" w:rsidTr="00EE6F97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2A070F1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34" w:history="1">
              <w:r w:rsidRPr="00EE6F97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</w:t>
              </w:r>
              <w:proofErr w:type="spellStart"/>
              <w:r w:rsidRPr="00EE6F97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figcaption</w:t>
              </w:r>
              <w:proofErr w:type="spellEnd"/>
              <w:r w:rsidRPr="00EE6F97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199DCE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EE6F97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a caption for a &lt;figure&gt; element</w:t>
            </w:r>
          </w:p>
        </w:tc>
      </w:tr>
      <w:tr w:rsidR="00EE6F97" w:rsidRPr="00EE6F97" w14:paraId="37C18C71" w14:textId="77777777" w:rsidTr="00EE6F97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EF4DC64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35" w:history="1">
              <w:r w:rsidRPr="00EE6F97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&lt;figure&gt;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B7944F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EE6F97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Specifies self-contained content, like illustrations, diagrams, photos, code listings, etc.</w:t>
            </w:r>
          </w:p>
        </w:tc>
      </w:tr>
      <w:tr w:rsidR="00EE6F97" w:rsidRPr="00EE6F97" w14:paraId="31D642FB" w14:textId="77777777" w:rsidTr="00EE6F97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7359A8D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36" w:history="1">
              <w:r w:rsidRPr="00EE6F97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&lt;footer&gt;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76E258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EE6F97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a footer for a document or section</w:t>
            </w:r>
          </w:p>
        </w:tc>
      </w:tr>
      <w:tr w:rsidR="00EE6F97" w:rsidRPr="00EE6F97" w14:paraId="1D3B64E3" w14:textId="77777777" w:rsidTr="00EE6F97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3D45827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37" w:history="1">
              <w:r w:rsidRPr="00EE6F97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&lt;header&gt;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466FCB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EE6F97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Specifies a header for a document or section</w:t>
            </w:r>
          </w:p>
        </w:tc>
      </w:tr>
      <w:tr w:rsidR="00EE6F97" w:rsidRPr="00EE6F97" w14:paraId="5F7E3A9F" w14:textId="77777777" w:rsidTr="00EE6F97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A9A1D67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38" w:history="1">
              <w:r w:rsidRPr="00EE6F97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&lt;main&gt;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66B017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EE6F97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Specifies the main content of a document</w:t>
            </w:r>
          </w:p>
        </w:tc>
      </w:tr>
      <w:tr w:rsidR="00EE6F97" w:rsidRPr="00EE6F97" w14:paraId="029EE453" w14:textId="77777777" w:rsidTr="00EE6F97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89BBE8E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39" w:history="1">
              <w:r w:rsidRPr="00EE6F97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&lt;mark&gt;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A0A6D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EE6F97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marked/highlighted text</w:t>
            </w:r>
          </w:p>
        </w:tc>
      </w:tr>
      <w:tr w:rsidR="00EE6F97" w:rsidRPr="00EE6F97" w14:paraId="1555DCE4" w14:textId="77777777" w:rsidTr="00EE6F97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4A9E6C5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40" w:history="1">
              <w:r w:rsidRPr="00EE6F97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&lt;nav&gt;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06EA43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EE6F97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navigation links</w:t>
            </w:r>
          </w:p>
        </w:tc>
      </w:tr>
      <w:tr w:rsidR="00EE6F97" w:rsidRPr="00EE6F97" w14:paraId="23A1D15C" w14:textId="77777777" w:rsidTr="00EE6F97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A07D46C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41" w:history="1">
              <w:r w:rsidRPr="00EE6F97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&lt;section&gt;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6CF28D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EE6F97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a section in a document</w:t>
            </w:r>
          </w:p>
        </w:tc>
      </w:tr>
      <w:tr w:rsidR="00EE6F97" w:rsidRPr="00EE6F97" w14:paraId="2C14CF96" w14:textId="77777777" w:rsidTr="00EE6F97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1E96A80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42" w:history="1">
              <w:r w:rsidRPr="00EE6F97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&lt;summary&gt;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A76D31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EE6F97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a visible heading for a &lt;details&gt; element</w:t>
            </w:r>
          </w:p>
        </w:tc>
      </w:tr>
      <w:tr w:rsidR="00EE6F97" w:rsidRPr="00EE6F97" w14:paraId="7FBDFE2F" w14:textId="77777777" w:rsidTr="00EE6F97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56C7EB7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43" w:history="1">
              <w:r w:rsidRPr="00EE6F97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&lt;time&gt;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46086D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EE6F97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a date/time</w:t>
            </w:r>
          </w:p>
        </w:tc>
      </w:tr>
    </w:tbl>
    <w:p w14:paraId="7E1450C1" w14:textId="77777777" w:rsidR="0034753C" w:rsidRDefault="0034753C" w:rsidP="0034753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Always Declare Document Type</w:t>
      </w:r>
    </w:p>
    <w:p w14:paraId="2EC0F172" w14:textId="77777777" w:rsidR="0034753C" w:rsidRDefault="0034753C" w:rsidP="0034753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Use Lowercase Element Names</w:t>
      </w:r>
    </w:p>
    <w:p w14:paraId="10D3AD99" w14:textId="77777777" w:rsidR="0034753C" w:rsidRDefault="0034753C" w:rsidP="0034753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Close All HTML Elements</w:t>
      </w:r>
    </w:p>
    <w:p w14:paraId="649EE642" w14:textId="77777777" w:rsidR="0034753C" w:rsidRDefault="0034753C" w:rsidP="0034753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Use Lowercase Attribute Names</w:t>
      </w:r>
    </w:p>
    <w:p w14:paraId="72E94408" w14:textId="77777777" w:rsidR="0034753C" w:rsidRDefault="0034753C" w:rsidP="0034753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Always Quote Attribute Values</w:t>
      </w:r>
    </w:p>
    <w:p w14:paraId="237182C4" w14:textId="60CDDBEB" w:rsidR="0034753C" w:rsidRDefault="0034753C" w:rsidP="00EE6F9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Spaces and Equal Signs</w:t>
      </w:r>
    </w:p>
    <w:p w14:paraId="76B4EE7B" w14:textId="6D77AE95" w:rsidR="00EE6F97" w:rsidRDefault="00EE6F97" w:rsidP="00EE6F9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Always Specify alt, width, and height for Images</w:t>
      </w:r>
    </w:p>
    <w:p w14:paraId="41294E68" w14:textId="77777777" w:rsidR="0034753C" w:rsidRDefault="0034753C" w:rsidP="0034753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Avoid Long Code Lines</w:t>
      </w:r>
    </w:p>
    <w:p w14:paraId="286790CE" w14:textId="77777777" w:rsidR="00CC3169" w:rsidRDefault="00CC3169" w:rsidP="00CC316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Blank Lines and Indentation</w:t>
      </w:r>
    </w:p>
    <w:p w14:paraId="40F66DAC" w14:textId="77777777" w:rsidR="00CC3169" w:rsidRDefault="00CC3169" w:rsidP="00CC316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Add the lang Attribute</w:t>
      </w:r>
    </w:p>
    <w:p w14:paraId="577524E7" w14:textId="77777777" w:rsidR="00CC3169" w:rsidRPr="00CC3169" w:rsidRDefault="00CC3169" w:rsidP="00CC316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 w:rsidRPr="00CC3169">
        <w:rPr>
          <w:rFonts w:ascii="Segoe UI" w:eastAsia="Times New Roman" w:hAnsi="Segoe UI" w:cs="Segoe UI"/>
          <w:color w:val="000000"/>
          <w:sz w:val="48"/>
          <w:szCs w:val="48"/>
        </w:rPr>
        <w:t>Meta Data</w:t>
      </w:r>
    </w:p>
    <w:p w14:paraId="4415865D" w14:textId="77777777" w:rsidR="00CC3169" w:rsidRPr="00CC3169" w:rsidRDefault="00CC3169" w:rsidP="00CC316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C3169">
        <w:rPr>
          <w:rFonts w:ascii="Verdana" w:eastAsia="Times New Roman" w:hAnsi="Verdana" w:cs="Times New Roman"/>
          <w:color w:val="000000"/>
          <w:sz w:val="23"/>
          <w:szCs w:val="23"/>
        </w:rPr>
        <w:lastRenderedPageBreak/>
        <w:t>To ensure proper interpretation and correct search engine indexing, both the language and the character encoding </w:t>
      </w:r>
      <w:r w:rsidRPr="00CC3169">
        <w:rPr>
          <w:rFonts w:ascii="Consolas" w:eastAsia="Times New Roman" w:hAnsi="Consolas" w:cs="Courier New"/>
          <w:color w:val="DC143C"/>
          <w:sz w:val="20"/>
          <w:szCs w:val="20"/>
        </w:rPr>
        <w:t>&lt;meta charset="</w:t>
      </w:r>
      <w:r w:rsidRPr="00CC3169">
        <w:rPr>
          <w:rFonts w:ascii="Consolas" w:eastAsia="Times New Roman" w:hAnsi="Consolas" w:cs="Courier New"/>
          <w:i/>
          <w:iCs/>
          <w:color w:val="DC143C"/>
          <w:sz w:val="24"/>
          <w:szCs w:val="24"/>
        </w:rPr>
        <w:t>charset</w:t>
      </w:r>
      <w:r w:rsidRPr="00CC3169">
        <w:rPr>
          <w:rFonts w:ascii="Consolas" w:eastAsia="Times New Roman" w:hAnsi="Consolas" w:cs="Courier New"/>
          <w:color w:val="DC143C"/>
          <w:sz w:val="20"/>
          <w:szCs w:val="20"/>
        </w:rPr>
        <w:t>"&gt;</w:t>
      </w:r>
      <w:r w:rsidRPr="00CC3169">
        <w:rPr>
          <w:rFonts w:ascii="Verdana" w:eastAsia="Times New Roman" w:hAnsi="Verdana" w:cs="Times New Roman"/>
          <w:color w:val="000000"/>
          <w:sz w:val="23"/>
          <w:szCs w:val="23"/>
        </w:rPr>
        <w:t> should be defined as early as possible in an HTML document:</w:t>
      </w:r>
    </w:p>
    <w:p w14:paraId="08D06C77" w14:textId="77777777" w:rsidR="00CC3169" w:rsidRPr="00CC3169" w:rsidRDefault="00CC3169" w:rsidP="00CC316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CC3169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C3169">
        <w:rPr>
          <w:rFonts w:ascii="Consolas" w:eastAsia="Times New Roman" w:hAnsi="Consolas" w:cs="Times New Roman"/>
          <w:color w:val="A52A2A"/>
          <w:sz w:val="23"/>
          <w:szCs w:val="23"/>
        </w:rPr>
        <w:t>!DOCTYPE</w:t>
      </w:r>
      <w:r w:rsidRPr="00CC3169">
        <w:rPr>
          <w:rFonts w:ascii="Consolas" w:eastAsia="Times New Roman" w:hAnsi="Consolas" w:cs="Times New Roman"/>
          <w:color w:val="FF0000"/>
          <w:sz w:val="23"/>
          <w:szCs w:val="23"/>
        </w:rPr>
        <w:t> html</w:t>
      </w:r>
      <w:r w:rsidRPr="00CC3169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CC3169">
        <w:rPr>
          <w:rFonts w:ascii="Consolas" w:eastAsia="Times New Roman" w:hAnsi="Consolas" w:cs="Times New Roman"/>
          <w:color w:val="000000"/>
          <w:sz w:val="23"/>
          <w:szCs w:val="23"/>
        </w:rPr>
        <w:br/>
      </w:r>
      <w:r w:rsidRPr="00CC3169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C3169">
        <w:rPr>
          <w:rFonts w:ascii="Consolas" w:eastAsia="Times New Roman" w:hAnsi="Consolas" w:cs="Times New Roman"/>
          <w:color w:val="A52A2A"/>
          <w:sz w:val="23"/>
          <w:szCs w:val="23"/>
        </w:rPr>
        <w:t>html</w:t>
      </w:r>
      <w:r w:rsidRPr="00CC3169">
        <w:rPr>
          <w:rFonts w:ascii="Consolas" w:eastAsia="Times New Roman" w:hAnsi="Consolas" w:cs="Times New Roman"/>
          <w:color w:val="FF0000"/>
          <w:sz w:val="23"/>
          <w:szCs w:val="23"/>
        </w:rPr>
        <w:t> lang</w:t>
      </w:r>
      <w:r w:rsidRPr="00CC3169">
        <w:rPr>
          <w:rFonts w:ascii="Consolas" w:eastAsia="Times New Roman" w:hAnsi="Consolas" w:cs="Times New Roman"/>
          <w:color w:val="0000CD"/>
          <w:sz w:val="23"/>
          <w:szCs w:val="23"/>
        </w:rPr>
        <w:t>="</w:t>
      </w:r>
      <w:proofErr w:type="spellStart"/>
      <w:r w:rsidRPr="00CC3169">
        <w:rPr>
          <w:rFonts w:ascii="Consolas" w:eastAsia="Times New Roman" w:hAnsi="Consolas" w:cs="Times New Roman"/>
          <w:color w:val="0000CD"/>
          <w:sz w:val="23"/>
          <w:szCs w:val="23"/>
        </w:rPr>
        <w:t>en</w:t>
      </w:r>
      <w:proofErr w:type="spellEnd"/>
      <w:r w:rsidRPr="00CC3169">
        <w:rPr>
          <w:rFonts w:ascii="Consolas" w:eastAsia="Times New Roman" w:hAnsi="Consolas" w:cs="Times New Roman"/>
          <w:color w:val="0000CD"/>
          <w:sz w:val="23"/>
          <w:szCs w:val="23"/>
        </w:rPr>
        <w:t>-us"&gt;</w:t>
      </w:r>
      <w:r w:rsidRPr="00CC3169">
        <w:rPr>
          <w:rFonts w:ascii="Consolas" w:eastAsia="Times New Roman" w:hAnsi="Consolas" w:cs="Times New Roman"/>
          <w:color w:val="000000"/>
          <w:sz w:val="23"/>
          <w:szCs w:val="23"/>
        </w:rPr>
        <w:br/>
      </w:r>
      <w:r w:rsidRPr="00CC3169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C3169">
        <w:rPr>
          <w:rFonts w:ascii="Consolas" w:eastAsia="Times New Roman" w:hAnsi="Consolas" w:cs="Times New Roman"/>
          <w:color w:val="A52A2A"/>
          <w:sz w:val="23"/>
          <w:szCs w:val="23"/>
        </w:rPr>
        <w:t>head</w:t>
      </w:r>
      <w:r w:rsidRPr="00CC3169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CC3169">
        <w:rPr>
          <w:rFonts w:ascii="Consolas" w:eastAsia="Times New Roman" w:hAnsi="Consolas" w:cs="Times New Roman"/>
          <w:color w:val="000000"/>
          <w:sz w:val="23"/>
          <w:szCs w:val="23"/>
        </w:rPr>
        <w:br/>
        <w:t>  </w:t>
      </w:r>
      <w:r w:rsidRPr="00CC3169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C3169">
        <w:rPr>
          <w:rFonts w:ascii="Consolas" w:eastAsia="Times New Roman" w:hAnsi="Consolas" w:cs="Times New Roman"/>
          <w:color w:val="A52A2A"/>
          <w:sz w:val="23"/>
          <w:szCs w:val="23"/>
        </w:rPr>
        <w:t>meta</w:t>
      </w:r>
      <w:r w:rsidRPr="00CC3169">
        <w:rPr>
          <w:rFonts w:ascii="Consolas" w:eastAsia="Times New Roman" w:hAnsi="Consolas" w:cs="Times New Roman"/>
          <w:color w:val="FF0000"/>
          <w:sz w:val="23"/>
          <w:szCs w:val="23"/>
        </w:rPr>
        <w:t> charset</w:t>
      </w:r>
      <w:r w:rsidRPr="00CC3169">
        <w:rPr>
          <w:rFonts w:ascii="Consolas" w:eastAsia="Times New Roman" w:hAnsi="Consolas" w:cs="Times New Roman"/>
          <w:color w:val="0000CD"/>
          <w:sz w:val="23"/>
          <w:szCs w:val="23"/>
        </w:rPr>
        <w:t>="UTF-8"&gt;</w:t>
      </w:r>
      <w:r w:rsidRPr="00CC3169">
        <w:rPr>
          <w:rFonts w:ascii="Consolas" w:eastAsia="Times New Roman" w:hAnsi="Consolas" w:cs="Times New Roman"/>
          <w:color w:val="000000"/>
          <w:sz w:val="23"/>
          <w:szCs w:val="23"/>
        </w:rPr>
        <w:br/>
        <w:t>  </w:t>
      </w:r>
      <w:r w:rsidRPr="00CC3169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C3169">
        <w:rPr>
          <w:rFonts w:ascii="Consolas" w:eastAsia="Times New Roman" w:hAnsi="Consolas" w:cs="Times New Roman"/>
          <w:color w:val="A52A2A"/>
          <w:sz w:val="23"/>
          <w:szCs w:val="23"/>
        </w:rPr>
        <w:t>title</w:t>
      </w:r>
      <w:r w:rsidRPr="00CC3169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CC3169">
        <w:rPr>
          <w:rFonts w:ascii="Consolas" w:eastAsia="Times New Roman" w:hAnsi="Consolas" w:cs="Times New Roman"/>
          <w:color w:val="000000"/>
          <w:sz w:val="23"/>
          <w:szCs w:val="23"/>
        </w:rPr>
        <w:t>Page Title</w:t>
      </w:r>
      <w:r w:rsidRPr="00CC3169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C3169">
        <w:rPr>
          <w:rFonts w:ascii="Consolas" w:eastAsia="Times New Roman" w:hAnsi="Consolas" w:cs="Times New Roman"/>
          <w:color w:val="A52A2A"/>
          <w:sz w:val="23"/>
          <w:szCs w:val="23"/>
        </w:rPr>
        <w:t>/title</w:t>
      </w:r>
      <w:r w:rsidRPr="00CC3169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CC3169">
        <w:rPr>
          <w:rFonts w:ascii="Consolas" w:eastAsia="Times New Roman" w:hAnsi="Consolas" w:cs="Times New Roman"/>
          <w:color w:val="000000"/>
          <w:sz w:val="23"/>
          <w:szCs w:val="23"/>
        </w:rPr>
        <w:br/>
      </w:r>
      <w:r w:rsidRPr="00CC3169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C3169">
        <w:rPr>
          <w:rFonts w:ascii="Consolas" w:eastAsia="Times New Roman" w:hAnsi="Consolas" w:cs="Times New Roman"/>
          <w:color w:val="A52A2A"/>
          <w:sz w:val="23"/>
          <w:szCs w:val="23"/>
        </w:rPr>
        <w:t>/head</w:t>
      </w:r>
      <w:r w:rsidRPr="00CC3169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</w:p>
    <w:p w14:paraId="23305F1B" w14:textId="77777777" w:rsidR="00CC3169" w:rsidRDefault="00CC3169" w:rsidP="00CC316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Default Filenames</w:t>
      </w:r>
    </w:p>
    <w:p w14:paraId="11BD4E6D" w14:textId="77777777" w:rsidR="00CC3169" w:rsidRDefault="00CC3169" w:rsidP="00CC316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When a URL does not specify a filename at the end (like "https://www.w3schools.com/"), the server just adds a default filename, such as "index.html", "index.htm", "default.html", or "default.htm".</w:t>
      </w:r>
    </w:p>
    <w:p w14:paraId="39269F65" w14:textId="77777777" w:rsidR="00CC3169" w:rsidRDefault="00CC3169" w:rsidP="00CC316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display a less than sign (&lt;) we must write: </w:t>
      </w:r>
      <w:r>
        <w:rPr>
          <w:rFonts w:ascii="Verdana" w:hAnsi="Verdana"/>
          <w:b/>
          <w:bCs/>
          <w:color w:val="000000"/>
          <w:sz w:val="23"/>
          <w:szCs w:val="23"/>
        </w:rPr>
        <w:t>&amp;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</w:rPr>
        <w:t>lt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</w:rPr>
        <w:t>;</w:t>
      </w:r>
      <w:r>
        <w:rPr>
          <w:rFonts w:ascii="Verdana" w:hAnsi="Verdana"/>
          <w:color w:val="000000"/>
          <w:sz w:val="23"/>
          <w:szCs w:val="23"/>
        </w:rPr>
        <w:t> or </w:t>
      </w:r>
      <w:r>
        <w:rPr>
          <w:rFonts w:ascii="Verdana" w:hAnsi="Verdana"/>
          <w:b/>
          <w:bCs/>
          <w:color w:val="000000"/>
          <w:sz w:val="23"/>
          <w:szCs w:val="23"/>
        </w:rPr>
        <w:t>&amp;#</w:t>
      </w:r>
      <w:proofErr w:type="gramStart"/>
      <w:r>
        <w:rPr>
          <w:rFonts w:ascii="Verdana" w:hAnsi="Verdana"/>
          <w:b/>
          <w:bCs/>
          <w:color w:val="000000"/>
          <w:sz w:val="23"/>
          <w:szCs w:val="23"/>
        </w:rPr>
        <w:t>60;</w:t>
      </w:r>
      <w:proofErr w:type="gramEnd"/>
    </w:p>
    <w:p w14:paraId="7EB28F52" w14:textId="77777777" w:rsidR="00CC3169" w:rsidRDefault="00CC3169" w:rsidP="00CC316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Non-breaking Space</w:t>
      </w:r>
    </w:p>
    <w:p w14:paraId="23312EAF" w14:textId="77777777" w:rsidR="00CC3169" w:rsidRDefault="00CC3169" w:rsidP="00CC316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commonly used entity in HTML is the non-breaking space: </w:t>
      </w:r>
      <w:r>
        <w:rPr>
          <w:rStyle w:val="Strong"/>
          <w:rFonts w:ascii="Verdana" w:hAnsi="Verdana"/>
          <w:color w:val="000000"/>
          <w:sz w:val="23"/>
          <w:szCs w:val="23"/>
        </w:rPr>
        <w:t>&amp;</w:t>
      </w:r>
      <w:proofErr w:type="spellStart"/>
      <w:proofErr w:type="gramStart"/>
      <w:r>
        <w:rPr>
          <w:rStyle w:val="Strong"/>
          <w:rFonts w:ascii="Verdana" w:hAnsi="Verdana"/>
          <w:color w:val="000000"/>
          <w:sz w:val="23"/>
          <w:szCs w:val="23"/>
        </w:rPr>
        <w:t>nbsp</w:t>
      </w:r>
      <w:proofErr w:type="spellEnd"/>
      <w:r>
        <w:rPr>
          <w:rStyle w:val="Strong"/>
          <w:rFonts w:ascii="Verdana" w:hAnsi="Verdana"/>
          <w:color w:val="000000"/>
          <w:sz w:val="23"/>
          <w:szCs w:val="23"/>
        </w:rPr>
        <w:t>;</w:t>
      </w:r>
      <w:proofErr w:type="gramEnd"/>
    </w:p>
    <w:p w14:paraId="30D8A6A6" w14:textId="77777777" w:rsidR="00CC3169" w:rsidRDefault="00CC3169" w:rsidP="00CC316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non-breaking space is a space that will not break into a new line.</w:t>
      </w:r>
    </w:p>
    <w:p w14:paraId="027DF531" w14:textId="77777777" w:rsidR="00CC3169" w:rsidRDefault="00CC3169" w:rsidP="00CC316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Two words separated by a non-breaking space will stick together (not break into a new line). This is handy when breaking the words might be disruptive.</w:t>
      </w:r>
    </w:p>
    <w:p w14:paraId="353405D5" w14:textId="77777777" w:rsidR="00CC3169" w:rsidRDefault="00CC3169" w:rsidP="00CC316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Examples:</w:t>
      </w:r>
    </w:p>
    <w:p w14:paraId="27D09C97" w14:textId="77777777" w:rsidR="00CC3169" w:rsidRDefault="00CC3169" w:rsidP="00CC316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§ 10</w:t>
      </w:r>
    </w:p>
    <w:p w14:paraId="09142008" w14:textId="77777777" w:rsidR="00CC3169" w:rsidRDefault="00CC3169" w:rsidP="00CC316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10 km/h</w:t>
      </w:r>
    </w:p>
    <w:p w14:paraId="641D77D8" w14:textId="77777777" w:rsidR="00CC3169" w:rsidRDefault="00CC3169" w:rsidP="00CC316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10 PM</w:t>
      </w:r>
    </w:p>
    <w:p w14:paraId="0F9FD795" w14:textId="77777777" w:rsidR="006D1F74" w:rsidRPr="006D1F74" w:rsidRDefault="006D1F74" w:rsidP="006D1F74">
      <w:pPr>
        <w:pStyle w:val="ListParagraph"/>
        <w:numPr>
          <w:ilvl w:val="0"/>
          <w:numId w:val="4"/>
        </w:numPr>
        <w:shd w:val="clear" w:color="auto" w:fill="FFFFCC"/>
        <w:spacing w:before="360" w:after="360" w:line="240" w:lineRule="auto"/>
        <w:ind w:right="-480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 xml:space="preserve">UTF-8 covers almost </w:t>
      </w:r>
      <w:proofErr w:type="gramStart"/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all of</w:t>
      </w:r>
      <w:proofErr w:type="gramEnd"/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 xml:space="preserve"> the characters and symbols in the world.</w:t>
      </w:r>
    </w:p>
    <w:p w14:paraId="021E2708" w14:textId="77777777" w:rsidR="006D1F74" w:rsidRPr="006D1F74" w:rsidRDefault="006D1F74" w:rsidP="006D1F74">
      <w:pPr>
        <w:pStyle w:val="ListParagraph"/>
        <w:numPr>
          <w:ilvl w:val="0"/>
          <w:numId w:val="4"/>
        </w:num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F74">
        <w:pict w14:anchorId="535C1BB5">
          <v:rect id="_x0000_i1027" style="width:0;height:0" o:hralign="center" o:hrstd="t" o:hrnoshade="t" o:hr="t" fillcolor="black" stroked="f"/>
        </w:pict>
      </w:r>
    </w:p>
    <w:p w14:paraId="59CBFE59" w14:textId="77777777" w:rsidR="006D1F74" w:rsidRPr="006D1F74" w:rsidRDefault="006D1F74" w:rsidP="006D1F74">
      <w:pPr>
        <w:pStyle w:val="ListParagraph"/>
        <w:numPr>
          <w:ilvl w:val="0"/>
          <w:numId w:val="4"/>
        </w:num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 w:rsidRPr="006D1F74">
        <w:rPr>
          <w:rFonts w:ascii="Segoe UI" w:eastAsia="Times New Roman" w:hAnsi="Segoe UI" w:cs="Segoe UI"/>
          <w:color w:val="000000"/>
          <w:sz w:val="48"/>
          <w:szCs w:val="48"/>
        </w:rPr>
        <w:t>The HTML charset Attribute</w:t>
      </w:r>
    </w:p>
    <w:p w14:paraId="01E98F21" w14:textId="77777777" w:rsidR="006D1F74" w:rsidRPr="006D1F74" w:rsidRDefault="006D1F74" w:rsidP="006D1F74">
      <w:pPr>
        <w:pStyle w:val="ListParagraph"/>
        <w:numPr>
          <w:ilvl w:val="0"/>
          <w:numId w:val="4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To display an HTML page correctly, a web browser must know the character set used in the page.</w:t>
      </w:r>
    </w:p>
    <w:p w14:paraId="78249397" w14:textId="77777777" w:rsidR="006D1F74" w:rsidRPr="006D1F74" w:rsidRDefault="006D1F74" w:rsidP="006D1F74">
      <w:pPr>
        <w:pStyle w:val="ListParagraph"/>
        <w:numPr>
          <w:ilvl w:val="0"/>
          <w:numId w:val="4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This is specified in the </w:t>
      </w:r>
      <w:r w:rsidRPr="006D1F74">
        <w:rPr>
          <w:rFonts w:ascii="Consolas" w:eastAsia="Times New Roman" w:hAnsi="Consolas" w:cs="Courier New"/>
          <w:color w:val="DC143C"/>
          <w:sz w:val="20"/>
          <w:szCs w:val="20"/>
        </w:rPr>
        <w:t>&lt;meta&gt;</w:t>
      </w: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 tag:</w:t>
      </w:r>
    </w:p>
    <w:p w14:paraId="2E3F0750" w14:textId="77777777" w:rsidR="006D1F74" w:rsidRPr="006D1F74" w:rsidRDefault="006D1F74" w:rsidP="006D1F74">
      <w:pPr>
        <w:pStyle w:val="ListParagraph"/>
        <w:numPr>
          <w:ilvl w:val="0"/>
          <w:numId w:val="4"/>
        </w:numPr>
        <w:shd w:val="clear" w:color="auto" w:fill="FFFFFF"/>
        <w:spacing w:before="360" w:after="360" w:line="240" w:lineRule="auto"/>
        <w:ind w:right="-300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D1F74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6D1F74">
        <w:rPr>
          <w:rFonts w:ascii="Consolas" w:eastAsia="Times New Roman" w:hAnsi="Consolas" w:cs="Times New Roman"/>
          <w:color w:val="A52A2A"/>
          <w:sz w:val="23"/>
          <w:szCs w:val="23"/>
        </w:rPr>
        <w:t>meta</w:t>
      </w:r>
      <w:r w:rsidRPr="006D1F74">
        <w:rPr>
          <w:rFonts w:ascii="Consolas" w:eastAsia="Times New Roman" w:hAnsi="Consolas" w:cs="Times New Roman"/>
          <w:color w:val="FF0000"/>
          <w:sz w:val="23"/>
          <w:szCs w:val="23"/>
        </w:rPr>
        <w:t> charset</w:t>
      </w:r>
      <w:r w:rsidRPr="006D1F74">
        <w:rPr>
          <w:rFonts w:ascii="Consolas" w:eastAsia="Times New Roman" w:hAnsi="Consolas" w:cs="Times New Roman"/>
          <w:color w:val="0000CD"/>
          <w:sz w:val="23"/>
          <w:szCs w:val="23"/>
        </w:rPr>
        <w:t>="UTF-8"&gt;</w:t>
      </w:r>
    </w:p>
    <w:p w14:paraId="18736992" w14:textId="77777777" w:rsidR="006D1F74" w:rsidRDefault="006D1F74" w:rsidP="006D1F74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From ASCII to UTF-8</w:t>
      </w:r>
    </w:p>
    <w:p w14:paraId="1EA5BE8A" w14:textId="77777777" w:rsidR="006D1F74" w:rsidRDefault="006D1F74" w:rsidP="006D1F7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ASCII was the first character encoding standard. ASCII defined 128 different characters that could be used on the internet: numbers (0-9), English letters (A-Z), and some special characters </w:t>
      </w:r>
      <w:proofErr w:type="gramStart"/>
      <w:r>
        <w:rPr>
          <w:rFonts w:ascii="Verdana" w:hAnsi="Verdana"/>
          <w:color w:val="000000"/>
          <w:sz w:val="23"/>
          <w:szCs w:val="23"/>
        </w:rPr>
        <w:t>like !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$ + - ( ) @ &lt; &gt; .</w:t>
      </w:r>
    </w:p>
    <w:p w14:paraId="578B65F6" w14:textId="77777777" w:rsidR="006D1F74" w:rsidRDefault="006D1F74" w:rsidP="006D1F7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ISO-8859-1 was the default character set for HTML 4. This character set supported 256 different character codes. HTML 4 also supported UTF-8.</w:t>
      </w:r>
    </w:p>
    <w:p w14:paraId="19D36031" w14:textId="77777777" w:rsidR="006D1F74" w:rsidRDefault="006D1F74" w:rsidP="006D1F7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ANSI (Windows-1252) was the original Windows character set. ANSI is identical to ISO-8859-1, except that ANSI has 32 extra characters.</w:t>
      </w:r>
    </w:p>
    <w:p w14:paraId="5D1DF8C3" w14:textId="77777777" w:rsidR="006D1F74" w:rsidRDefault="006D1F74" w:rsidP="006D1F7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HTML5 specification encourages web developers to use the UTF-</w:t>
      </w:r>
      <w:proofErr w:type="gramStart"/>
      <w:r>
        <w:rPr>
          <w:rFonts w:ascii="Verdana" w:hAnsi="Verdana"/>
          <w:color w:val="000000"/>
          <w:sz w:val="23"/>
          <w:szCs w:val="23"/>
        </w:rPr>
        <w:t>8 character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set, which covers almost all of the characters and symbols in the world!</w:t>
      </w:r>
    </w:p>
    <w:p w14:paraId="7D9E1961" w14:textId="77777777" w:rsidR="006D1F74" w:rsidRPr="006D1F74" w:rsidRDefault="006D1F74" w:rsidP="006D1F74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D1F74">
        <w:rPr>
          <w:rFonts w:ascii="Consolas" w:eastAsia="Times New Roman" w:hAnsi="Consolas" w:cs="Times New Roman"/>
          <w:color w:val="000000"/>
          <w:sz w:val="23"/>
          <w:szCs w:val="23"/>
        </w:rPr>
        <w:t>scheme://prefix.domain:port/path/filename</w:t>
      </w:r>
    </w:p>
    <w:p w14:paraId="35409F44" w14:textId="77777777" w:rsidR="006D1F74" w:rsidRPr="006D1F74" w:rsidRDefault="006D1F74" w:rsidP="006D1F74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Explanation:</w:t>
      </w:r>
    </w:p>
    <w:p w14:paraId="0B2AC574" w14:textId="77777777" w:rsidR="006D1F74" w:rsidRPr="006D1F74" w:rsidRDefault="006D1F74" w:rsidP="006D1F7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D1F74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scheme</w:t>
      </w: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 - defines the </w:t>
      </w:r>
      <w:r w:rsidRPr="006D1F74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type</w:t>
      </w: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 of Internet service (most common is </w:t>
      </w:r>
      <w:r w:rsidRPr="006D1F74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http or https</w:t>
      </w: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)</w:t>
      </w:r>
    </w:p>
    <w:p w14:paraId="02E5AD24" w14:textId="77777777" w:rsidR="006D1F74" w:rsidRPr="006D1F74" w:rsidRDefault="006D1F74" w:rsidP="006D1F7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D1F74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prefix</w:t>
      </w: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 - defines a domain </w:t>
      </w:r>
      <w:r w:rsidRPr="006D1F74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prefix</w:t>
      </w: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 (default for http is </w:t>
      </w:r>
      <w:r w:rsidRPr="006D1F74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www</w:t>
      </w: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)</w:t>
      </w:r>
    </w:p>
    <w:p w14:paraId="402FE1D2" w14:textId="77777777" w:rsidR="006D1F74" w:rsidRPr="006D1F74" w:rsidRDefault="006D1F74" w:rsidP="006D1F7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D1F74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domain</w:t>
      </w: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 - defines the Internet </w:t>
      </w:r>
      <w:r w:rsidRPr="006D1F74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domain name </w:t>
      </w: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(like w3schools.com)</w:t>
      </w:r>
    </w:p>
    <w:p w14:paraId="07F7016C" w14:textId="77777777" w:rsidR="006D1F74" w:rsidRPr="006D1F74" w:rsidRDefault="006D1F74" w:rsidP="006D1F7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D1F74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port</w:t>
      </w: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 - defines the </w:t>
      </w:r>
      <w:r w:rsidRPr="006D1F74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port number </w:t>
      </w: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at the host (default for http is </w:t>
      </w:r>
      <w:r w:rsidRPr="006D1F74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80</w:t>
      </w: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)</w:t>
      </w:r>
    </w:p>
    <w:p w14:paraId="29FE4555" w14:textId="77777777" w:rsidR="006D1F74" w:rsidRPr="006D1F74" w:rsidRDefault="006D1F74" w:rsidP="006D1F7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D1F74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path</w:t>
      </w: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 - defines a </w:t>
      </w:r>
      <w:r w:rsidRPr="006D1F74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path</w:t>
      </w: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 at the server (If omitted: the root directory of the site)</w:t>
      </w:r>
    </w:p>
    <w:p w14:paraId="1AB69118" w14:textId="77777777" w:rsidR="006D1F74" w:rsidRPr="006D1F74" w:rsidRDefault="006D1F74" w:rsidP="006D1F7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D1F74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filename</w:t>
      </w: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 - defines the name of a document or resource</w:t>
      </w:r>
    </w:p>
    <w:p w14:paraId="3BDF249D" w14:textId="77777777" w:rsidR="006D1F74" w:rsidRDefault="006D1F74" w:rsidP="006D1F74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Most Important Differences from HTML</w:t>
      </w:r>
    </w:p>
    <w:p w14:paraId="7A8C7BEA" w14:textId="77777777" w:rsidR="006D1F74" w:rsidRDefault="006D1F74" w:rsidP="006D1F7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 w:cs="Times New Roman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&lt;!DOCTYPE&gt; is </w:t>
      </w:r>
      <w:r>
        <w:rPr>
          <w:rStyle w:val="Strong"/>
          <w:rFonts w:ascii="Verdana" w:hAnsi="Verdana"/>
          <w:color w:val="000000"/>
          <w:sz w:val="23"/>
          <w:szCs w:val="23"/>
        </w:rPr>
        <w:t>mandatory</w:t>
      </w:r>
    </w:p>
    <w:p w14:paraId="7A7ABAE3" w14:textId="77777777" w:rsidR="006D1F74" w:rsidRDefault="006D1F74" w:rsidP="006D1F7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The </w:t>
      </w:r>
      <w:proofErr w:type="spellStart"/>
      <w:r>
        <w:rPr>
          <w:rFonts w:ascii="Verdana" w:hAnsi="Verdana"/>
          <w:color w:val="000000"/>
          <w:sz w:val="23"/>
          <w:szCs w:val="23"/>
        </w:rPr>
        <w:t>xmlns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attribute in &lt;html&gt; is </w:t>
      </w:r>
      <w:r>
        <w:rPr>
          <w:rStyle w:val="Strong"/>
          <w:rFonts w:ascii="Verdana" w:hAnsi="Verdana"/>
          <w:color w:val="000000"/>
          <w:sz w:val="23"/>
          <w:szCs w:val="23"/>
        </w:rPr>
        <w:t>mandatory</w:t>
      </w:r>
    </w:p>
    <w:p w14:paraId="51609278" w14:textId="77777777" w:rsidR="006D1F74" w:rsidRDefault="006D1F74" w:rsidP="006D1F7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&lt;html&gt;, &lt;head&gt;, &lt;title&gt;, and &lt;body&gt; are </w:t>
      </w:r>
      <w:r>
        <w:rPr>
          <w:rStyle w:val="Strong"/>
          <w:rFonts w:ascii="Verdana" w:hAnsi="Verdana"/>
          <w:color w:val="000000"/>
          <w:sz w:val="23"/>
          <w:szCs w:val="23"/>
        </w:rPr>
        <w:t>mandatory</w:t>
      </w:r>
    </w:p>
    <w:p w14:paraId="00DFF71D" w14:textId="77777777" w:rsidR="006D1F74" w:rsidRDefault="006D1F74" w:rsidP="006D1F7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Elements must always be </w:t>
      </w:r>
      <w:r>
        <w:rPr>
          <w:rFonts w:ascii="Verdana" w:hAnsi="Verdana"/>
          <w:b/>
          <w:bCs/>
          <w:color w:val="000000"/>
          <w:sz w:val="23"/>
          <w:szCs w:val="23"/>
        </w:rPr>
        <w:t>properly nested</w:t>
      </w:r>
    </w:p>
    <w:p w14:paraId="2B17CE21" w14:textId="77777777" w:rsidR="006D1F74" w:rsidRDefault="006D1F74" w:rsidP="006D1F7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Elements must always be </w:t>
      </w:r>
      <w:r>
        <w:rPr>
          <w:rFonts w:ascii="Verdana" w:hAnsi="Verdana"/>
          <w:b/>
          <w:bCs/>
          <w:color w:val="000000"/>
          <w:sz w:val="23"/>
          <w:szCs w:val="23"/>
        </w:rPr>
        <w:t>closed</w:t>
      </w:r>
    </w:p>
    <w:p w14:paraId="4B4BA37A" w14:textId="77777777" w:rsidR="006D1F74" w:rsidRDefault="006D1F74" w:rsidP="006D1F7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Elements must always be in </w:t>
      </w:r>
      <w:r>
        <w:rPr>
          <w:rFonts w:ascii="Verdana" w:hAnsi="Verdana"/>
          <w:b/>
          <w:bCs/>
          <w:color w:val="000000"/>
          <w:sz w:val="23"/>
          <w:szCs w:val="23"/>
        </w:rPr>
        <w:t>lowercase</w:t>
      </w:r>
    </w:p>
    <w:p w14:paraId="2FCB5C58" w14:textId="77777777" w:rsidR="006D1F74" w:rsidRDefault="006D1F74" w:rsidP="006D1F7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Attribute names must always be in </w:t>
      </w:r>
      <w:r>
        <w:rPr>
          <w:rFonts w:ascii="Verdana" w:hAnsi="Verdana"/>
          <w:b/>
          <w:bCs/>
          <w:color w:val="000000"/>
          <w:sz w:val="23"/>
          <w:szCs w:val="23"/>
        </w:rPr>
        <w:t>lowercase</w:t>
      </w:r>
    </w:p>
    <w:p w14:paraId="27A27609" w14:textId="77777777" w:rsidR="006D1F74" w:rsidRDefault="006D1F74" w:rsidP="006D1F7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Attribute values must always be </w:t>
      </w:r>
      <w:r>
        <w:rPr>
          <w:rFonts w:ascii="Verdana" w:hAnsi="Verdana"/>
          <w:b/>
          <w:bCs/>
          <w:color w:val="000000"/>
          <w:sz w:val="23"/>
          <w:szCs w:val="23"/>
        </w:rPr>
        <w:t>quoted</w:t>
      </w:r>
    </w:p>
    <w:p w14:paraId="1E96F77C" w14:textId="77777777" w:rsidR="006D1F74" w:rsidRDefault="006D1F74" w:rsidP="006D1F7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Attribute minimization is </w:t>
      </w:r>
      <w:r>
        <w:rPr>
          <w:rFonts w:ascii="Verdana" w:hAnsi="Verdana"/>
          <w:b/>
          <w:bCs/>
          <w:color w:val="000000"/>
          <w:sz w:val="23"/>
          <w:szCs w:val="23"/>
        </w:rPr>
        <w:t>forbidden</w:t>
      </w:r>
    </w:p>
    <w:p w14:paraId="16C6DEB5" w14:textId="385850D8" w:rsidR="00CF65EF" w:rsidRDefault="00CD7351" w:rsidP="00BB67B7">
      <w:r>
        <w:t>&lt;form action attribute&gt;</w:t>
      </w:r>
    </w:p>
    <w:p w14:paraId="1C0621F2" w14:textId="77777777" w:rsidR="00CD7351" w:rsidRPr="00CD7351" w:rsidRDefault="00CD7351" w:rsidP="00CD735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D7351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Tip:</w:t>
      </w:r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> If the </w:t>
      </w:r>
      <w:r w:rsidRPr="00CD7351">
        <w:rPr>
          <w:rFonts w:ascii="Consolas" w:eastAsia="Times New Roman" w:hAnsi="Consolas" w:cs="Courier New"/>
          <w:color w:val="DC143C"/>
          <w:sz w:val="24"/>
          <w:szCs w:val="24"/>
        </w:rPr>
        <w:t>action</w:t>
      </w:r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> attribute is omitted, the action is set to the current page.</w:t>
      </w:r>
    </w:p>
    <w:p w14:paraId="32510A92" w14:textId="77777777" w:rsidR="00CD7351" w:rsidRPr="00CD7351" w:rsidRDefault="00CD7351" w:rsidP="00CD7351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7351">
        <w:rPr>
          <w:rFonts w:ascii="Times New Roman" w:eastAsia="Times New Roman" w:hAnsi="Times New Roman" w:cs="Times New Roman"/>
          <w:sz w:val="24"/>
          <w:szCs w:val="24"/>
        </w:rPr>
        <w:lastRenderedPageBreak/>
        <w:pict w14:anchorId="10049CF5">
          <v:rect id="_x0000_i1029" style="width:0;height:0" o:hralign="center" o:hrstd="t" o:hrnoshade="t" o:hr="t" fillcolor="black" stroked="f"/>
        </w:pict>
      </w:r>
    </w:p>
    <w:p w14:paraId="6A0F4BB8" w14:textId="77777777" w:rsidR="00CD7351" w:rsidRPr="00CD7351" w:rsidRDefault="00CD7351" w:rsidP="00CD7351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 w:rsidRPr="00CD7351">
        <w:rPr>
          <w:rFonts w:ascii="Segoe UI" w:eastAsia="Times New Roman" w:hAnsi="Segoe UI" w:cs="Segoe UI"/>
          <w:color w:val="000000"/>
          <w:sz w:val="48"/>
          <w:szCs w:val="48"/>
        </w:rPr>
        <w:t>The Target Attribute</w:t>
      </w:r>
    </w:p>
    <w:p w14:paraId="67D8B306" w14:textId="77777777" w:rsidR="00CD7351" w:rsidRPr="00CD7351" w:rsidRDefault="00CD7351" w:rsidP="00CD735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>The </w:t>
      </w:r>
      <w:r w:rsidRPr="00CD7351">
        <w:rPr>
          <w:rFonts w:ascii="Consolas" w:eastAsia="Times New Roman" w:hAnsi="Consolas" w:cs="Courier New"/>
          <w:color w:val="DC143C"/>
          <w:sz w:val="24"/>
          <w:szCs w:val="24"/>
        </w:rPr>
        <w:t>target</w:t>
      </w:r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> attribute specifies where to display the response that is received after submitting the form.</w:t>
      </w:r>
    </w:p>
    <w:p w14:paraId="7F58DD92" w14:textId="77777777" w:rsidR="00CD7351" w:rsidRPr="00CD7351" w:rsidRDefault="00CD7351" w:rsidP="00CD735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>The </w:t>
      </w:r>
      <w:r w:rsidRPr="00CD7351">
        <w:rPr>
          <w:rFonts w:ascii="Consolas" w:eastAsia="Times New Roman" w:hAnsi="Consolas" w:cs="Courier New"/>
          <w:color w:val="DC143C"/>
          <w:sz w:val="24"/>
          <w:szCs w:val="24"/>
        </w:rPr>
        <w:t>target</w:t>
      </w:r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> attribute can have one of the following values:</w:t>
      </w:r>
    </w:p>
    <w:tbl>
      <w:tblPr>
        <w:tblW w:w="1526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1"/>
        <w:gridCol w:w="12217"/>
      </w:tblGrid>
      <w:tr w:rsidR="00CD7351" w:rsidRPr="00CD7351" w14:paraId="5441339A" w14:textId="77777777" w:rsidTr="00CD7351">
        <w:tc>
          <w:tcPr>
            <w:tcW w:w="3051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F391591" w14:textId="77777777" w:rsidR="00CD7351" w:rsidRPr="00CD7351" w:rsidRDefault="00CD7351" w:rsidP="00CD7351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CD7351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Value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FD01F7" w14:textId="77777777" w:rsidR="00CD7351" w:rsidRPr="00CD7351" w:rsidRDefault="00CD7351" w:rsidP="00CD7351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CD7351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Description</w:t>
            </w:r>
          </w:p>
        </w:tc>
      </w:tr>
      <w:tr w:rsidR="00CD7351" w:rsidRPr="00CD7351" w14:paraId="5CD24D98" w14:textId="77777777" w:rsidTr="00CD7351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46570BC" w14:textId="77777777" w:rsidR="00CD7351" w:rsidRPr="00CD7351" w:rsidRDefault="00CD7351" w:rsidP="00CD7351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CD7351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_blank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A2DBAD" w14:textId="77777777" w:rsidR="00CD7351" w:rsidRPr="00CD7351" w:rsidRDefault="00CD7351" w:rsidP="00CD7351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CD7351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The response is displayed in a new window or tab</w:t>
            </w:r>
          </w:p>
        </w:tc>
      </w:tr>
      <w:tr w:rsidR="00CD7351" w:rsidRPr="00CD7351" w14:paraId="75189223" w14:textId="77777777" w:rsidTr="00CD735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AF7A095" w14:textId="77777777" w:rsidR="00CD7351" w:rsidRPr="00CD7351" w:rsidRDefault="00CD7351" w:rsidP="00CD7351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CD7351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_self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D817DE" w14:textId="77777777" w:rsidR="00CD7351" w:rsidRPr="00CD7351" w:rsidRDefault="00CD7351" w:rsidP="00CD7351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CD7351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The response is displayed in the current window</w:t>
            </w:r>
          </w:p>
        </w:tc>
      </w:tr>
      <w:tr w:rsidR="00CD7351" w:rsidRPr="00CD7351" w14:paraId="79AE359F" w14:textId="77777777" w:rsidTr="00CD7351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AAB3789" w14:textId="77777777" w:rsidR="00CD7351" w:rsidRPr="00CD7351" w:rsidRDefault="00CD7351" w:rsidP="00CD7351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CD7351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_parent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7E4F20" w14:textId="77777777" w:rsidR="00CD7351" w:rsidRPr="00CD7351" w:rsidRDefault="00CD7351" w:rsidP="00CD7351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CD7351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The response is displayed in the parent frame</w:t>
            </w:r>
          </w:p>
        </w:tc>
      </w:tr>
      <w:tr w:rsidR="00CD7351" w:rsidRPr="00CD7351" w14:paraId="6C2C1F82" w14:textId="77777777" w:rsidTr="00CD735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B4BFB0A" w14:textId="77777777" w:rsidR="00CD7351" w:rsidRPr="00CD7351" w:rsidRDefault="00CD7351" w:rsidP="00CD7351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CD7351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_top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EA863A" w14:textId="77777777" w:rsidR="00CD7351" w:rsidRPr="00CD7351" w:rsidRDefault="00CD7351" w:rsidP="00CD7351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CD7351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The response is displayed in the full body of the window</w:t>
            </w:r>
          </w:p>
        </w:tc>
      </w:tr>
      <w:tr w:rsidR="00CD7351" w:rsidRPr="00CD7351" w14:paraId="75800B5B" w14:textId="77777777" w:rsidTr="00CD7351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3C1A028" w14:textId="77777777" w:rsidR="00CD7351" w:rsidRPr="00CD7351" w:rsidRDefault="00CD7351" w:rsidP="00CD7351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proofErr w:type="spellStart"/>
            <w:r w:rsidRPr="00CD7351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</w:rPr>
              <w:t>framename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2A07F4" w14:textId="77777777" w:rsidR="00CD7351" w:rsidRPr="00CD7351" w:rsidRDefault="00CD7351" w:rsidP="00CD7351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CD7351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 xml:space="preserve">The response is displayed in a named </w:t>
            </w:r>
            <w:proofErr w:type="spellStart"/>
            <w:r w:rsidRPr="00CD7351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iframe</w:t>
            </w:r>
            <w:proofErr w:type="spellEnd"/>
          </w:p>
        </w:tc>
      </w:tr>
    </w:tbl>
    <w:p w14:paraId="4C409B98" w14:textId="77777777" w:rsidR="00CD7351" w:rsidRPr="00CD7351" w:rsidRDefault="00CD7351" w:rsidP="00CD735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>The default value is </w:t>
      </w:r>
      <w:r w:rsidRPr="00CD7351">
        <w:rPr>
          <w:rFonts w:ascii="Consolas" w:eastAsia="Times New Roman" w:hAnsi="Consolas" w:cs="Courier New"/>
          <w:color w:val="DC143C"/>
          <w:sz w:val="24"/>
          <w:szCs w:val="24"/>
        </w:rPr>
        <w:t>_self</w:t>
      </w:r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> which means that the response will open</w:t>
      </w:r>
    </w:p>
    <w:p w14:paraId="136922B8" w14:textId="77777777" w:rsidR="00CD7351" w:rsidRPr="00CD7351" w:rsidRDefault="00CD7351" w:rsidP="00CD735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D7351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Notes on GET:</w:t>
      </w:r>
    </w:p>
    <w:p w14:paraId="43659BE6" w14:textId="77777777" w:rsidR="00CD7351" w:rsidRPr="00CD7351" w:rsidRDefault="00CD7351" w:rsidP="00CD735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>Appends the form data to the URL, in name/value pairs</w:t>
      </w:r>
    </w:p>
    <w:p w14:paraId="2C1AA318" w14:textId="77777777" w:rsidR="00CD7351" w:rsidRPr="00CD7351" w:rsidRDefault="00CD7351" w:rsidP="00CD735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>NEVER use GET to send sensitive data! (</w:t>
      </w:r>
      <w:proofErr w:type="gramStart"/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>the</w:t>
      </w:r>
      <w:proofErr w:type="gramEnd"/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 xml:space="preserve"> submitted form data is visible in the URL!)</w:t>
      </w:r>
    </w:p>
    <w:p w14:paraId="14EF8FB6" w14:textId="77777777" w:rsidR="00CD7351" w:rsidRPr="00CD7351" w:rsidRDefault="00CD7351" w:rsidP="00CD735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>The length of a URL is limited (2048 characters)</w:t>
      </w:r>
    </w:p>
    <w:p w14:paraId="4568F13D" w14:textId="77777777" w:rsidR="00CD7351" w:rsidRPr="00CD7351" w:rsidRDefault="00CD7351" w:rsidP="00CD735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>Useful for form submissions where a user wants to bookmark the result</w:t>
      </w:r>
    </w:p>
    <w:p w14:paraId="65FB8CDF" w14:textId="77777777" w:rsidR="00CD7351" w:rsidRPr="00CD7351" w:rsidRDefault="00CD7351" w:rsidP="00CD735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>GET is good for non-secure data, like query strings in Google</w:t>
      </w:r>
    </w:p>
    <w:p w14:paraId="7E582D6F" w14:textId="77777777" w:rsidR="00CD7351" w:rsidRPr="00CD7351" w:rsidRDefault="00CD7351" w:rsidP="00CD735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D7351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lastRenderedPageBreak/>
        <w:t>Notes on POST:</w:t>
      </w:r>
    </w:p>
    <w:p w14:paraId="17D40725" w14:textId="77777777" w:rsidR="00CD7351" w:rsidRPr="00CD7351" w:rsidRDefault="00CD7351" w:rsidP="00CD735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>Appends the form data inside the body of the HTTP request (the submitted form data is not shown in the URL)</w:t>
      </w:r>
    </w:p>
    <w:p w14:paraId="3C22C7D2" w14:textId="77777777" w:rsidR="00CD7351" w:rsidRPr="00CD7351" w:rsidRDefault="00CD7351" w:rsidP="00CD735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 xml:space="preserve">POST has no size </w:t>
      </w:r>
      <w:proofErr w:type="gramStart"/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>limitations, and</w:t>
      </w:r>
      <w:proofErr w:type="gramEnd"/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 xml:space="preserve"> can be used to send large amounts of data.</w:t>
      </w:r>
    </w:p>
    <w:p w14:paraId="1D5891AB" w14:textId="77777777" w:rsidR="00CD7351" w:rsidRPr="00CD7351" w:rsidRDefault="00CD7351" w:rsidP="00CD735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>Form submissions with POST cannot be bookmarked</w:t>
      </w:r>
    </w:p>
    <w:p w14:paraId="71E6E664" w14:textId="77777777" w:rsidR="00CD7351" w:rsidRDefault="00CD7351" w:rsidP="00CD735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The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Novalidate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Attribute</w:t>
      </w:r>
    </w:p>
    <w:p w14:paraId="422173D4" w14:textId="77777777" w:rsidR="00CD7351" w:rsidRDefault="00CD7351" w:rsidP="00CD735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spellStart"/>
      <w:r>
        <w:rPr>
          <w:rStyle w:val="HTMLCode"/>
          <w:rFonts w:ascii="Consolas" w:hAnsi="Consolas"/>
          <w:color w:val="DC143C"/>
        </w:rPr>
        <w:t>novalidate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 attribute is a </w:t>
      </w:r>
      <w:proofErr w:type="spellStart"/>
      <w:r>
        <w:rPr>
          <w:rFonts w:ascii="Verdana" w:hAnsi="Verdana"/>
          <w:color w:val="000000"/>
          <w:sz w:val="23"/>
          <w:szCs w:val="23"/>
        </w:rPr>
        <w:t>boolean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attribute.</w:t>
      </w:r>
    </w:p>
    <w:p w14:paraId="2F223C52" w14:textId="6FF19688" w:rsidR="00CD7351" w:rsidRDefault="00916725" w:rsidP="00BB67B7">
      <w:pPr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</w:pPr>
      <w:r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  <w:t>&lt;</w:t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form</w:t>
      </w:r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action</w:t>
      </w:r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="/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action_page.php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novalidate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  <w:t>&gt;</w:t>
      </w:r>
    </w:p>
    <w:p w14:paraId="200FABBA" w14:textId="77777777" w:rsidR="00D93BD7" w:rsidRDefault="00D93BD7" w:rsidP="00D93BD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HTML &lt;form&gt; Elements</w:t>
      </w:r>
    </w:p>
    <w:p w14:paraId="143BD45E" w14:textId="77777777" w:rsidR="00D93BD7" w:rsidRDefault="00D93BD7" w:rsidP="00D93BD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HTML </w:t>
      </w:r>
      <w:r>
        <w:rPr>
          <w:rStyle w:val="HTMLCode"/>
          <w:rFonts w:ascii="Consolas" w:hAnsi="Consolas"/>
          <w:color w:val="DC143C"/>
        </w:rPr>
        <w:t>&lt;form&gt;</w:t>
      </w:r>
      <w:r>
        <w:rPr>
          <w:rFonts w:ascii="Verdana" w:hAnsi="Verdana"/>
          <w:color w:val="000000"/>
          <w:sz w:val="23"/>
          <w:szCs w:val="23"/>
        </w:rPr>
        <w:t> element can contain one or more of the following form elements:</w:t>
      </w:r>
    </w:p>
    <w:p w14:paraId="564ECCCD" w14:textId="77777777" w:rsidR="00D93BD7" w:rsidRDefault="00D93BD7" w:rsidP="00D93BD7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&lt;input&gt;</w:t>
      </w:r>
    </w:p>
    <w:p w14:paraId="2813A639" w14:textId="77777777" w:rsidR="00D93BD7" w:rsidRDefault="00D93BD7" w:rsidP="00D93BD7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&lt;label&gt;</w:t>
      </w:r>
    </w:p>
    <w:p w14:paraId="14DC92B4" w14:textId="77777777" w:rsidR="00D93BD7" w:rsidRDefault="00D93BD7" w:rsidP="00D93BD7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&lt;select&gt;</w:t>
      </w:r>
    </w:p>
    <w:p w14:paraId="6CF4CD7E" w14:textId="77777777" w:rsidR="00D93BD7" w:rsidRDefault="00D93BD7" w:rsidP="00D93BD7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&lt;</w:t>
      </w:r>
      <w:proofErr w:type="spell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textarea</w:t>
      </w:r>
      <w:proofErr w:type="spell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&gt;</w:t>
      </w:r>
    </w:p>
    <w:p w14:paraId="067C4D45" w14:textId="77777777" w:rsidR="00D93BD7" w:rsidRDefault="00D93BD7" w:rsidP="00D93BD7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&lt;button&gt;</w:t>
      </w:r>
    </w:p>
    <w:p w14:paraId="69ACF228" w14:textId="77777777" w:rsidR="00D93BD7" w:rsidRDefault="00D93BD7" w:rsidP="00D93BD7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&lt;</w:t>
      </w:r>
      <w:proofErr w:type="spell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fieldset</w:t>
      </w:r>
      <w:proofErr w:type="spell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&gt;</w:t>
      </w:r>
    </w:p>
    <w:p w14:paraId="2AD2DB2C" w14:textId="77777777" w:rsidR="00D93BD7" w:rsidRDefault="00D93BD7" w:rsidP="00D93BD7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&lt;legend&gt;</w:t>
      </w:r>
    </w:p>
    <w:p w14:paraId="762EFD60" w14:textId="77777777" w:rsidR="00D93BD7" w:rsidRDefault="00D93BD7" w:rsidP="00D93BD7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&lt;</w:t>
      </w:r>
      <w:proofErr w:type="spell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datalist</w:t>
      </w:r>
      <w:proofErr w:type="spell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&gt;</w:t>
      </w:r>
    </w:p>
    <w:p w14:paraId="03BB3647" w14:textId="77777777" w:rsidR="00D93BD7" w:rsidRDefault="00D93BD7" w:rsidP="00D93BD7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&lt;output&gt;</w:t>
      </w:r>
    </w:p>
    <w:p w14:paraId="401DF292" w14:textId="77777777" w:rsidR="00D93BD7" w:rsidRDefault="00D93BD7" w:rsidP="00D93BD7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&lt;option&gt;</w:t>
      </w:r>
    </w:p>
    <w:p w14:paraId="57EFAE65" w14:textId="77777777" w:rsidR="00D93BD7" w:rsidRDefault="00D93BD7" w:rsidP="00D93BD7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&lt;</w:t>
      </w:r>
      <w:proofErr w:type="spell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optgroup</w:t>
      </w:r>
      <w:proofErr w:type="spell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&gt;</w:t>
      </w:r>
    </w:p>
    <w:p w14:paraId="2228D4F9" w14:textId="2ED1589E" w:rsidR="00D93BD7" w:rsidRDefault="00D93BD7" w:rsidP="00BB67B7">
      <w:pPr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</w:pPr>
      <w:r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  <w:t>&lt;</w:t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select</w:t>
      </w:r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="cars"</w:t>
      </w:r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="cars"</w:t>
      </w:r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size</w:t>
      </w:r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="3"</w:t>
      </w:r>
      <w:r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  <w:t>&gt;</w:t>
      </w:r>
    </w:p>
    <w:p w14:paraId="304164F0" w14:textId="359F1B6F" w:rsidR="00D93BD7" w:rsidRDefault="00D93BD7" w:rsidP="00BB67B7">
      <w:pPr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</w:pPr>
      <w:r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  <w:t>&lt;</w:t>
      </w:r>
      <w:proofErr w:type="spellStart"/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textarea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="message"</w:t>
      </w:r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rows</w:t>
      </w:r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="10"</w:t>
      </w:r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cols</w:t>
      </w:r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="30"</w:t>
      </w:r>
      <w:r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  <w:t>&gt;</w:t>
      </w:r>
    </w:p>
    <w:p w14:paraId="33EC4612" w14:textId="74C734EB" w:rsidR="00D93BD7" w:rsidRDefault="00D93BD7" w:rsidP="00BB67B7">
      <w:pPr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textarea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="message"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style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="width:200px; height:600px;"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19461AE7" w14:textId="74C56935" w:rsidR="00D93BD7" w:rsidRDefault="00D93BD7" w:rsidP="00BB67B7">
      <w:r>
        <w:rPr>
          <w:noProof/>
        </w:rPr>
        <w:lastRenderedPageBreak/>
        <w:drawing>
          <wp:inline distT="0" distB="0" distL="0" distR="0" wp14:anchorId="2F46DA9E" wp14:editId="3257FE5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72B3" w14:textId="77777777" w:rsidR="00D93BD7" w:rsidRPr="00D93BD7" w:rsidRDefault="00D93BD7" w:rsidP="00D93BD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Verdana" w:eastAsia="Times New Roman" w:hAnsi="Verdana" w:cs="Times New Roman"/>
          <w:color w:val="000000"/>
          <w:sz w:val="23"/>
          <w:szCs w:val="23"/>
        </w:rPr>
        <w:t>Here are the different input types you can use in HTML:</w:t>
      </w:r>
    </w:p>
    <w:p w14:paraId="0B2F16CC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type="button"&gt;</w:t>
      </w:r>
    </w:p>
    <w:p w14:paraId="288A3474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type="checkbox"&gt;</w:t>
      </w:r>
    </w:p>
    <w:p w14:paraId="590AFD49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type="color"&gt;</w:t>
      </w:r>
    </w:p>
    <w:p w14:paraId="15A3CDBC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type="date"&gt;</w:t>
      </w:r>
    </w:p>
    <w:p w14:paraId="48187492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type="datetime-local"&gt;</w:t>
      </w:r>
    </w:p>
    <w:p w14:paraId="6D3CE59F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type="email"&gt;</w:t>
      </w:r>
    </w:p>
    <w:p w14:paraId="5441E3C5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type="file"&gt;</w:t>
      </w:r>
    </w:p>
    <w:p w14:paraId="7ECBE2B1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type="hidden"&gt;</w:t>
      </w:r>
    </w:p>
    <w:p w14:paraId="6EC4903E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type="image"&gt;</w:t>
      </w:r>
    </w:p>
    <w:p w14:paraId="05DE82C1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type="month"&gt;</w:t>
      </w:r>
    </w:p>
    <w:p w14:paraId="444ACCB4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type="number"&gt;</w:t>
      </w:r>
    </w:p>
    <w:p w14:paraId="049BDDC6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type="password"&gt;</w:t>
      </w:r>
    </w:p>
    <w:p w14:paraId="6A97BA3C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type="radio"&gt;</w:t>
      </w:r>
    </w:p>
    <w:p w14:paraId="59D090AC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type="range"&gt;</w:t>
      </w:r>
    </w:p>
    <w:p w14:paraId="314B0082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type="reset"&gt;</w:t>
      </w:r>
    </w:p>
    <w:p w14:paraId="255F55E4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type="search"&gt;</w:t>
      </w:r>
    </w:p>
    <w:p w14:paraId="556EDD6D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type="submit"&gt;</w:t>
      </w:r>
    </w:p>
    <w:p w14:paraId="19317105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</w:t>
      </w:r>
      <w:proofErr w:type="spellStart"/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tel</w:t>
      </w:r>
      <w:proofErr w:type="spellEnd"/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"&gt;</w:t>
      </w:r>
    </w:p>
    <w:p w14:paraId="18C99F2A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type="text"&gt;</w:t>
      </w:r>
    </w:p>
    <w:p w14:paraId="09EBD9A4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type="time"&gt;</w:t>
      </w:r>
    </w:p>
    <w:p w14:paraId="380911B7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</w:t>
      </w:r>
      <w:proofErr w:type="spellStart"/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url</w:t>
      </w:r>
      <w:proofErr w:type="spellEnd"/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"&gt;</w:t>
      </w:r>
    </w:p>
    <w:p w14:paraId="4EF9689B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type="week"&gt;</w:t>
      </w:r>
    </w:p>
    <w:p w14:paraId="629342E2" w14:textId="77777777" w:rsidR="002E667C" w:rsidRDefault="002E667C" w:rsidP="002E667C">
      <w:pPr>
        <w:pStyle w:val="NormalWeb"/>
        <w:numPr>
          <w:ilvl w:val="0"/>
          <w:numId w:val="10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  <w:sz w:val="24"/>
          <w:szCs w:val="24"/>
        </w:rPr>
        <w:t>&lt;input type="reset"&gt;</w:t>
      </w:r>
      <w:r>
        <w:rPr>
          <w:rFonts w:ascii="Verdana" w:hAnsi="Verdana"/>
          <w:color w:val="000000"/>
          <w:sz w:val="23"/>
          <w:szCs w:val="23"/>
        </w:rPr>
        <w:t> defines a </w:t>
      </w:r>
      <w:r>
        <w:rPr>
          <w:rStyle w:val="Strong"/>
          <w:rFonts w:ascii="Verdana" w:hAnsi="Verdana"/>
          <w:color w:val="000000"/>
          <w:sz w:val="23"/>
          <w:szCs w:val="23"/>
        </w:rPr>
        <w:t>reset button</w:t>
      </w:r>
      <w:r>
        <w:rPr>
          <w:rFonts w:ascii="Verdana" w:hAnsi="Verdana"/>
          <w:color w:val="000000"/>
          <w:sz w:val="23"/>
          <w:szCs w:val="23"/>
        </w:rPr>
        <w:t> that will reset all form values to their default values:</w:t>
      </w:r>
    </w:p>
    <w:p w14:paraId="40A91C74" w14:textId="77777777" w:rsidR="002E667C" w:rsidRDefault="002E667C" w:rsidP="002E667C">
      <w:pPr>
        <w:pStyle w:val="NormalWeb"/>
        <w:numPr>
          <w:ilvl w:val="0"/>
          <w:numId w:val="10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The </w:t>
      </w:r>
      <w:r>
        <w:rPr>
          <w:rStyle w:val="HTMLCode"/>
          <w:rFonts w:ascii="Consolas" w:hAnsi="Consolas"/>
          <w:color w:val="DC143C"/>
          <w:sz w:val="24"/>
          <w:szCs w:val="24"/>
        </w:rPr>
        <w:t>&lt;input type="image"&gt;</w:t>
      </w:r>
      <w:r>
        <w:rPr>
          <w:rFonts w:ascii="Verdana" w:hAnsi="Verdana"/>
          <w:color w:val="000000"/>
          <w:sz w:val="23"/>
          <w:szCs w:val="23"/>
        </w:rPr>
        <w:t> defines an image as a submit button.</w:t>
      </w:r>
    </w:p>
    <w:p w14:paraId="5461FE07" w14:textId="7ADFD51B" w:rsidR="00D93BD7" w:rsidRDefault="00093102" w:rsidP="00BB67B7">
      <w:pPr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="text"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autofocus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77FF739A" w14:textId="73A922D1" w:rsidR="00093102" w:rsidRDefault="00093102" w:rsidP="00BB67B7">
      <w:r>
        <w:rPr>
          <w:noProof/>
        </w:rPr>
        <w:drawing>
          <wp:inline distT="0" distB="0" distL="0" distR="0" wp14:anchorId="7D8027B5" wp14:editId="114087D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9D98" w14:textId="1E9D2CEE" w:rsidR="00093102" w:rsidRDefault="00093102" w:rsidP="00BB67B7">
      <w:pPr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action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="/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action_page.php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First name: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="text"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lname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Last name: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="text"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lname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lname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="submit"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="Submit"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="submit"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formaction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="/action_page2.php"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="Submit as Admin"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65C90792" w14:textId="5288E79A" w:rsidR="001358A3" w:rsidRDefault="001358A3" w:rsidP="001358A3">
      <w:pPr>
        <w:tabs>
          <w:tab w:val="left" w:pos="2424"/>
        </w:tabs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 xml:space="preserve">&lt;button </w:t>
      </w:r>
      <w:proofErr w:type="spellStart"/>
      <w:r>
        <w:t>f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ormenctype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="multipart/form-data"</w:t>
      </w:r>
    </w:p>
    <w:p w14:paraId="6B96014B" w14:textId="77777777" w:rsidR="006106F7" w:rsidRDefault="006106F7" w:rsidP="006106F7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The HTML </w:t>
      </w:r>
      <w:r>
        <w:rPr>
          <w:rStyle w:val="HTMLCode"/>
          <w:rFonts w:ascii="Consolas" w:hAnsi="Consolas"/>
          <w:color w:val="DC143C"/>
          <w:sz w:val="25"/>
          <w:szCs w:val="25"/>
        </w:rPr>
        <w:t>&lt;canvas&gt;</w:t>
      </w:r>
      <w:r>
        <w:rPr>
          <w:rFonts w:ascii="Verdana" w:hAnsi="Verdana"/>
          <w:color w:val="000000"/>
        </w:rPr>
        <w:t> element is used to draw graphics on a web page.</w:t>
      </w:r>
    </w:p>
    <w:p w14:paraId="74BC81F2" w14:textId="77777777" w:rsidR="006106F7" w:rsidRDefault="006106F7" w:rsidP="006106F7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The graphic to the left is created with </w:t>
      </w:r>
      <w:r>
        <w:rPr>
          <w:rStyle w:val="HTMLCode"/>
          <w:rFonts w:ascii="Consolas" w:hAnsi="Consolas"/>
          <w:color w:val="DC143C"/>
          <w:sz w:val="25"/>
          <w:szCs w:val="25"/>
        </w:rPr>
        <w:t>&lt;canvas&gt;</w:t>
      </w:r>
      <w:r>
        <w:rPr>
          <w:rFonts w:ascii="Verdana" w:hAnsi="Verdana"/>
          <w:color w:val="000000"/>
        </w:rPr>
        <w:t>. It shows four elements: a red rectangle, a gradient rectangle, a multicolor rectangle, and a multicolor text.</w:t>
      </w:r>
    </w:p>
    <w:p w14:paraId="6929E2E6" w14:textId="76C918C6" w:rsidR="006106F7" w:rsidRDefault="006106F7" w:rsidP="001358A3">
      <w:pPr>
        <w:tabs>
          <w:tab w:val="left" w:pos="2424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&lt;script&gt;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var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 c = </w:t>
      </w:r>
      <w:proofErr w:type="spellStart"/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document.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getElementById</w:t>
      </w:r>
      <w:proofErr w:type="spellEnd"/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</w:t>
      </w:r>
      <w:proofErr w:type="spellStart"/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myCanvas</w:t>
      </w:r>
      <w:proofErr w:type="spellEnd"/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var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ctx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=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getContext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"2d"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ctx.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moveTo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0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0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lastRenderedPageBreak/>
        <w:t>ctx.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lineTo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200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100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ctx.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stroke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&lt;/script&gt;</w:t>
      </w:r>
    </w:p>
    <w:p w14:paraId="17EA1EF9" w14:textId="77777777" w:rsidR="004C3A8A" w:rsidRDefault="004C3A8A" w:rsidP="004C3A8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SVG is a language for describing 2D graphics in XML.</w:t>
      </w:r>
    </w:p>
    <w:p w14:paraId="0BB2E990" w14:textId="77777777" w:rsidR="004C3A8A" w:rsidRDefault="004C3A8A" w:rsidP="004C3A8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Canvas draws 2D graphics, on the fly (with a JavaScript).</w:t>
      </w:r>
    </w:p>
    <w:tbl>
      <w:tblPr>
        <w:tblW w:w="1526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34"/>
        <w:gridCol w:w="8434"/>
      </w:tblGrid>
      <w:tr w:rsidR="004C3A8A" w:rsidRPr="004C3A8A" w14:paraId="1D4D4972" w14:textId="77777777" w:rsidTr="004C3A8A">
        <w:tc>
          <w:tcPr>
            <w:tcW w:w="7628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B66FEC9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Canvas</w:t>
            </w:r>
          </w:p>
        </w:tc>
        <w:tc>
          <w:tcPr>
            <w:tcW w:w="762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4954F6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SVG</w:t>
            </w:r>
          </w:p>
        </w:tc>
      </w:tr>
      <w:tr w:rsidR="004C3A8A" w:rsidRPr="004C3A8A" w14:paraId="53B69B72" w14:textId="77777777" w:rsidTr="004C3A8A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907595B" w14:textId="77777777" w:rsidR="004C3A8A" w:rsidRPr="004C3A8A" w:rsidRDefault="004C3A8A" w:rsidP="004C3A8A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Resolution dependent</w:t>
            </w:r>
          </w:p>
          <w:p w14:paraId="69FBC1B6" w14:textId="77777777" w:rsidR="004C3A8A" w:rsidRPr="004C3A8A" w:rsidRDefault="004C3A8A" w:rsidP="004C3A8A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No support for event handlers</w:t>
            </w:r>
          </w:p>
          <w:p w14:paraId="7A435228" w14:textId="77777777" w:rsidR="004C3A8A" w:rsidRPr="004C3A8A" w:rsidRDefault="004C3A8A" w:rsidP="004C3A8A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Poor text rendering capabilities</w:t>
            </w:r>
          </w:p>
          <w:p w14:paraId="03B3D015" w14:textId="77777777" w:rsidR="004C3A8A" w:rsidRPr="004C3A8A" w:rsidRDefault="004C3A8A" w:rsidP="004C3A8A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You can save the resulting image as .</w:t>
            </w:r>
            <w:proofErr w:type="spellStart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png</w:t>
            </w:r>
            <w:proofErr w:type="spellEnd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 xml:space="preserve"> or .jpg</w:t>
            </w:r>
          </w:p>
          <w:p w14:paraId="2442595F" w14:textId="77777777" w:rsidR="004C3A8A" w:rsidRPr="004C3A8A" w:rsidRDefault="004C3A8A" w:rsidP="004C3A8A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Well suited for graphic-intensive games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6B5DA4" w14:textId="77777777" w:rsidR="004C3A8A" w:rsidRPr="004C3A8A" w:rsidRDefault="004C3A8A" w:rsidP="004C3A8A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Resolution independent</w:t>
            </w:r>
          </w:p>
          <w:p w14:paraId="51F42508" w14:textId="77777777" w:rsidR="004C3A8A" w:rsidRPr="004C3A8A" w:rsidRDefault="004C3A8A" w:rsidP="004C3A8A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Support for event handlers</w:t>
            </w:r>
          </w:p>
          <w:p w14:paraId="1E3D968D" w14:textId="77777777" w:rsidR="004C3A8A" w:rsidRPr="004C3A8A" w:rsidRDefault="004C3A8A" w:rsidP="004C3A8A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Best suited for applications with large rendering areas (Google Maps)</w:t>
            </w:r>
          </w:p>
          <w:p w14:paraId="3BC54F41" w14:textId="77777777" w:rsidR="004C3A8A" w:rsidRPr="004C3A8A" w:rsidRDefault="004C3A8A" w:rsidP="004C3A8A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Slow rendering if complex (anything that uses the DOM a lot will be slow)</w:t>
            </w:r>
          </w:p>
          <w:p w14:paraId="1B7E34A7" w14:textId="77777777" w:rsidR="004C3A8A" w:rsidRPr="004C3A8A" w:rsidRDefault="004C3A8A" w:rsidP="004C3A8A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Not suited for game applications</w:t>
            </w:r>
          </w:p>
        </w:tc>
      </w:tr>
    </w:tbl>
    <w:p w14:paraId="1BC85021" w14:textId="7EE612B1" w:rsidR="004C3A8A" w:rsidRDefault="004C3A8A" w:rsidP="001358A3">
      <w:pPr>
        <w:tabs>
          <w:tab w:val="left" w:pos="2424"/>
        </w:tabs>
      </w:pPr>
    </w:p>
    <w:tbl>
      <w:tblPr>
        <w:tblW w:w="1526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2"/>
        <w:gridCol w:w="1016"/>
        <w:gridCol w:w="12680"/>
      </w:tblGrid>
      <w:tr w:rsidR="004C3A8A" w:rsidRPr="004C3A8A" w14:paraId="34BC35C1" w14:textId="77777777" w:rsidTr="004C3A8A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C06BD39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MPEG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95F904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.mpg</w:t>
            </w: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br/>
              <w:t>.mpeg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7EE8F8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MPEG. Developed by the Moving Pictures Expert Group. The first popular video format on the web. Not supported anymore in HTML.</w:t>
            </w:r>
          </w:p>
        </w:tc>
      </w:tr>
      <w:tr w:rsidR="004C3A8A" w:rsidRPr="004C3A8A" w14:paraId="24027099" w14:textId="77777777" w:rsidTr="004C3A8A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36707C7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AVI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A22EE5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.</w:t>
            </w:r>
            <w:proofErr w:type="spellStart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avi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EDB33F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AVI (Audio Video Interleave). Developed by Microsoft. Commonly used in video cameras and TV hardware. Plays well on Windows computers, but not in web browsers.</w:t>
            </w:r>
          </w:p>
        </w:tc>
      </w:tr>
      <w:tr w:rsidR="004C3A8A" w:rsidRPr="004C3A8A" w14:paraId="2781C9C8" w14:textId="77777777" w:rsidTr="004C3A8A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CA6690A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WMV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1854BC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.</w:t>
            </w:r>
            <w:proofErr w:type="spellStart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wmv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77A1AA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WMV (Windows Media Video). Developed by Microsoft. Commonly used in video cameras and TV hardware. Plays well on Windows computers, but not in web browsers.</w:t>
            </w:r>
          </w:p>
        </w:tc>
      </w:tr>
      <w:tr w:rsidR="004C3A8A" w:rsidRPr="004C3A8A" w14:paraId="78B09C07" w14:textId="77777777" w:rsidTr="004C3A8A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926BB06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QuickTime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E1A5F4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.mov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A85422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QuickTime. Developed by Apple. Commonly used in video cameras and TV hardware. Plays well on Apple computers, but not in web browsers.</w:t>
            </w:r>
          </w:p>
        </w:tc>
      </w:tr>
      <w:tr w:rsidR="004C3A8A" w:rsidRPr="004C3A8A" w14:paraId="2021C6F0" w14:textId="77777777" w:rsidTr="004C3A8A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A5EA62A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proofErr w:type="spellStart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lastRenderedPageBreak/>
              <w:t>RealVideo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196936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.rm</w:t>
            </w: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br/>
              <w:t>.ram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E5E8D3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proofErr w:type="spellStart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RealVideo</w:t>
            </w:r>
            <w:proofErr w:type="spellEnd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. Developed by Real Media to allow video streaming with low bandwidths. Does not play in web browsers.</w:t>
            </w:r>
          </w:p>
        </w:tc>
      </w:tr>
      <w:tr w:rsidR="004C3A8A" w:rsidRPr="004C3A8A" w14:paraId="491D814C" w14:textId="77777777" w:rsidTr="004C3A8A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AD9A853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Flash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1B4867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.</w:t>
            </w:r>
            <w:proofErr w:type="spellStart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swf</w:t>
            </w:r>
            <w:proofErr w:type="spellEnd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br/>
              <w:t>.</w:t>
            </w:r>
            <w:proofErr w:type="spellStart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flv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B55F81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Flash. Developed by Macromedia. Often requires an extra component (plug-in) to play in web browsers.</w:t>
            </w:r>
          </w:p>
        </w:tc>
      </w:tr>
      <w:tr w:rsidR="004C3A8A" w:rsidRPr="004C3A8A" w14:paraId="62C79FA0" w14:textId="77777777" w:rsidTr="004C3A8A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BF62B9D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proofErr w:type="spellStart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Ogg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F3CD4B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.</w:t>
            </w:r>
            <w:proofErr w:type="spellStart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ogg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17BD58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 xml:space="preserve">Theora </w:t>
            </w:r>
            <w:proofErr w:type="spellStart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Ogg</w:t>
            </w:r>
            <w:proofErr w:type="spellEnd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. Developed by the Xiph.Org Foundation. Supported by HTML.</w:t>
            </w:r>
          </w:p>
        </w:tc>
      </w:tr>
      <w:tr w:rsidR="004C3A8A" w:rsidRPr="004C3A8A" w14:paraId="26D7343C" w14:textId="77777777" w:rsidTr="004C3A8A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F43A1FB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proofErr w:type="spellStart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WebM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A9E065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proofErr w:type="gramStart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.</w:t>
            </w:r>
            <w:proofErr w:type="spellStart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webm</w:t>
            </w:r>
            <w:proofErr w:type="spellEnd"/>
            <w:proofErr w:type="gram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123DBD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proofErr w:type="spellStart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WebM</w:t>
            </w:r>
            <w:proofErr w:type="spellEnd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. Developed by Mozilla, Opera, Adobe, and Google. Supported by HTML.</w:t>
            </w:r>
          </w:p>
        </w:tc>
      </w:tr>
      <w:tr w:rsidR="004C3A8A" w:rsidRPr="004C3A8A" w14:paraId="24D42B74" w14:textId="77777777" w:rsidTr="004C3A8A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8FBA619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MPEG-4</w:t>
            </w: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br/>
              <w:t>or MP4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1FC311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.mp4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8B4B4A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 xml:space="preserve">MP4. Developed by the Moving Pictures Expert Group. Commonly used in video cameras and TV hardware. Supported by all browsers </w:t>
            </w:r>
            <w:proofErr w:type="gramStart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and  recommended</w:t>
            </w:r>
            <w:proofErr w:type="gramEnd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 xml:space="preserve"> by YouTube. </w:t>
            </w:r>
          </w:p>
        </w:tc>
      </w:tr>
    </w:tbl>
    <w:p w14:paraId="0AEE6263" w14:textId="77777777" w:rsidR="004C3A8A" w:rsidRDefault="004C3A8A" w:rsidP="004C3A8A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HTML &lt;video&gt; Autoplay</w:t>
      </w:r>
    </w:p>
    <w:p w14:paraId="7641198C" w14:textId="77777777" w:rsidR="004C3A8A" w:rsidRDefault="004C3A8A" w:rsidP="004C3A8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start a video automatically, use the </w:t>
      </w:r>
      <w:proofErr w:type="spellStart"/>
      <w:r>
        <w:rPr>
          <w:rStyle w:val="HTMLCode"/>
          <w:rFonts w:ascii="Consolas" w:hAnsi="Consolas"/>
          <w:color w:val="DC143C"/>
        </w:rPr>
        <w:t>autoplay</w:t>
      </w:r>
      <w:proofErr w:type="spellEnd"/>
      <w:r>
        <w:rPr>
          <w:rFonts w:ascii="Verdana" w:hAnsi="Verdana"/>
          <w:color w:val="000000"/>
          <w:sz w:val="23"/>
          <w:szCs w:val="23"/>
        </w:rPr>
        <w:t> attribute:</w:t>
      </w:r>
    </w:p>
    <w:p w14:paraId="3A7E08CB" w14:textId="77777777" w:rsidR="004C3A8A" w:rsidRDefault="004C3A8A" w:rsidP="004C3A8A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1024342F" w14:textId="77777777" w:rsidR="004C3A8A" w:rsidRDefault="004C3A8A" w:rsidP="004C3A8A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video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width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="320"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height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="240"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autoplay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source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="movie.mp4"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="video/mp4"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source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="movie.ogg"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="video/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ogg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Your browser does not support the video tag.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/video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5B6809E8" w14:textId="5E11D901" w:rsidR="004C3A8A" w:rsidRDefault="004C3A8A" w:rsidP="001358A3">
      <w:pPr>
        <w:tabs>
          <w:tab w:val="left" w:pos="2424"/>
        </w:tabs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</w:pPr>
      <w:r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  <w:t>&lt;</w:t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video</w:t>
      </w:r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width</w:t>
      </w:r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="320"</w:t>
      </w:r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height</w:t>
      </w:r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="240"</w:t>
      </w:r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autoplay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 xml:space="preserve"> muted</w:t>
      </w:r>
      <w:r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  <w:t>&gt;</w:t>
      </w:r>
    </w:p>
    <w:p w14:paraId="6DBEE1F0" w14:textId="02E2A2DA" w:rsidR="004C3A8A" w:rsidRDefault="004C3A8A" w:rsidP="001358A3">
      <w:pPr>
        <w:tabs>
          <w:tab w:val="left" w:pos="2424"/>
        </w:tabs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audio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controls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source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="horse.ogg"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="audio/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ogg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source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="horse.mp3"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="audio/mpeg"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Your browser does not support the audio element.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/audio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4B8E36DF" w14:textId="29DBF344" w:rsidR="00256BCE" w:rsidRDefault="00256BCE" w:rsidP="001358A3">
      <w:pPr>
        <w:tabs>
          <w:tab w:val="left" w:pos="2424"/>
        </w:tabs>
        <w:rPr>
          <w:rStyle w:val="tagcolor"/>
          <w:rFonts w:ascii="Consolas" w:hAnsi="Consolas"/>
          <w:color w:val="0000CD"/>
          <w:sz w:val="23"/>
          <w:szCs w:val="23"/>
        </w:rPr>
      </w:pPr>
    </w:p>
    <w:p w14:paraId="3031978D" w14:textId="5631D083" w:rsidR="00256BCE" w:rsidRDefault="00256BCE" w:rsidP="00256BC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The </w:t>
      </w:r>
      <w:r>
        <w:rPr>
          <w:rStyle w:val="HTMLCode"/>
          <w:rFonts w:ascii="Consolas" w:hAnsi="Consolas"/>
          <w:color w:val="DC143C"/>
          <w:sz w:val="24"/>
          <w:szCs w:val="24"/>
        </w:rPr>
        <w:t>&lt;embed&gt;</w:t>
      </w:r>
      <w:r>
        <w:rPr>
          <w:rFonts w:ascii="Verdana" w:hAnsi="Verdana"/>
          <w:color w:val="000000"/>
          <w:sz w:val="23"/>
          <w:szCs w:val="23"/>
        </w:rPr>
        <w:t> element also defines an embedded object within an HTML document.</w:t>
      </w:r>
      <w:r>
        <w:rPr>
          <w:rFonts w:ascii="Verdana" w:hAnsi="Verdana"/>
          <w:color w:val="000000"/>
          <w:sz w:val="23"/>
          <w:szCs w:val="23"/>
        </w:rPr>
        <w:t xml:space="preserve"> – only in html5</w:t>
      </w:r>
    </w:p>
    <w:p w14:paraId="56CC1124" w14:textId="77777777" w:rsidR="00E00664" w:rsidRPr="00E00664" w:rsidRDefault="00E00664" w:rsidP="00E00664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E00664">
        <w:rPr>
          <w:rFonts w:ascii="Verdana" w:hAnsi="Verdana"/>
          <w:color w:val="000000"/>
          <w:sz w:val="23"/>
          <w:szCs w:val="23"/>
        </w:rPr>
        <w:t>&lt;</w:t>
      </w:r>
      <w:proofErr w:type="spellStart"/>
      <w:r w:rsidRPr="00E00664">
        <w:rPr>
          <w:rFonts w:ascii="Verdana" w:hAnsi="Verdana"/>
          <w:color w:val="000000"/>
          <w:sz w:val="23"/>
          <w:szCs w:val="23"/>
        </w:rPr>
        <w:t>iframe</w:t>
      </w:r>
      <w:proofErr w:type="spellEnd"/>
      <w:r w:rsidRPr="00E00664">
        <w:rPr>
          <w:rFonts w:ascii="Verdana" w:hAnsi="Verdana"/>
          <w:color w:val="000000"/>
          <w:sz w:val="23"/>
          <w:szCs w:val="23"/>
        </w:rPr>
        <w:t xml:space="preserve"> width="420" height="345" </w:t>
      </w:r>
      <w:proofErr w:type="spellStart"/>
      <w:r w:rsidRPr="00E00664">
        <w:rPr>
          <w:rFonts w:ascii="Verdana" w:hAnsi="Verdana"/>
          <w:color w:val="000000"/>
          <w:sz w:val="23"/>
          <w:szCs w:val="23"/>
        </w:rPr>
        <w:t>src</w:t>
      </w:r>
      <w:proofErr w:type="spellEnd"/>
      <w:r w:rsidRPr="00E00664">
        <w:rPr>
          <w:rFonts w:ascii="Verdana" w:hAnsi="Verdana"/>
          <w:color w:val="000000"/>
          <w:sz w:val="23"/>
          <w:szCs w:val="23"/>
        </w:rPr>
        <w:t>="https://www.youtube.com/embed/tgbNymZ7vqY"&gt;</w:t>
      </w:r>
    </w:p>
    <w:p w14:paraId="501905F5" w14:textId="69BE1447" w:rsidR="00E00664" w:rsidRDefault="00E00664" w:rsidP="00E0066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E00664">
        <w:rPr>
          <w:rFonts w:ascii="Verdana" w:hAnsi="Verdana"/>
          <w:color w:val="000000"/>
          <w:sz w:val="23"/>
          <w:szCs w:val="23"/>
        </w:rPr>
        <w:t>&lt;/</w:t>
      </w:r>
      <w:proofErr w:type="spellStart"/>
      <w:r w:rsidRPr="00E00664">
        <w:rPr>
          <w:rFonts w:ascii="Verdana" w:hAnsi="Verdana"/>
          <w:color w:val="000000"/>
          <w:sz w:val="23"/>
          <w:szCs w:val="23"/>
        </w:rPr>
        <w:t>iframe</w:t>
      </w:r>
      <w:proofErr w:type="spellEnd"/>
      <w:r w:rsidRPr="00E00664">
        <w:rPr>
          <w:rFonts w:ascii="Verdana" w:hAnsi="Verdana"/>
          <w:color w:val="000000"/>
          <w:sz w:val="23"/>
          <w:szCs w:val="23"/>
        </w:rPr>
        <w:t>&gt;</w:t>
      </w:r>
    </w:p>
    <w:p w14:paraId="3C1CE30D" w14:textId="02675E79" w:rsidR="0060376C" w:rsidRDefault="0060376C" w:rsidP="00E00664">
      <w:pPr>
        <w:pStyle w:val="NormalWeb"/>
        <w:shd w:val="clear" w:color="auto" w:fill="FFFFFF"/>
        <w:spacing w:before="288" w:beforeAutospacing="0" w:after="288" w:afterAutospacing="0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iframe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width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="420"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height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="315"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="https://www.youtube.com/embed/tgbNymZ7vqY?autoplay=1&amp;mute=1"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iframe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52A00B51" w14:textId="19AA2740" w:rsidR="00C46A37" w:rsidRPr="00C46A37" w:rsidRDefault="00C46A37" w:rsidP="00E00664">
      <w:pPr>
        <w:pStyle w:val="NormalWeb"/>
        <w:shd w:val="clear" w:color="auto" w:fill="FFFFFF"/>
        <w:spacing w:before="288" w:beforeAutospacing="0" w:after="288" w:afterAutospacing="0"/>
        <w:rPr>
          <w:rStyle w:val="tagcolor"/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spellStart"/>
      <w:proofErr w:type="gramStart"/>
      <w:r>
        <w:rPr>
          <w:rStyle w:val="HTMLCode"/>
          <w:rFonts w:ascii="Consolas" w:hAnsi="Consolas"/>
          <w:color w:val="DC143C"/>
          <w:sz w:val="24"/>
          <w:szCs w:val="24"/>
        </w:rPr>
        <w:t>getCurrentPosition</w:t>
      </w:r>
      <w:proofErr w:type="spellEnd"/>
      <w:r>
        <w:rPr>
          <w:rStyle w:val="HTMLCode"/>
          <w:rFonts w:ascii="Consolas" w:hAnsi="Consolas"/>
          <w:color w:val="DC143C"/>
          <w:sz w:val="24"/>
          <w:szCs w:val="24"/>
        </w:rPr>
        <w:t>(</w:t>
      </w:r>
      <w:proofErr w:type="gramEnd"/>
      <w:r>
        <w:rPr>
          <w:rStyle w:val="HTMLCode"/>
          <w:rFonts w:ascii="Consolas" w:hAnsi="Consolas"/>
          <w:color w:val="DC143C"/>
          <w:sz w:val="24"/>
          <w:szCs w:val="24"/>
        </w:rPr>
        <w:t>)</w:t>
      </w:r>
      <w:r>
        <w:rPr>
          <w:rFonts w:ascii="Verdana" w:hAnsi="Verdana"/>
          <w:color w:val="000000"/>
          <w:sz w:val="23"/>
          <w:szCs w:val="23"/>
        </w:rPr>
        <w:t> method is used to return the user's position.</w:t>
      </w:r>
    </w:p>
    <w:p w14:paraId="6732B1D9" w14:textId="2FB089E2" w:rsidR="00C46A37" w:rsidRDefault="00C46A37" w:rsidP="00E00664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    </w:t>
      </w:r>
      <w:proofErr w:type="spellStart"/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navigator.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geolocation</w:t>
      </w:r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getCurrentPosition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showPosition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</w:p>
    <w:p w14:paraId="1C8AF36B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&lt;!DOCTYPE HTML&gt;</w:t>
      </w:r>
    </w:p>
    <w:p w14:paraId="19A910D6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&lt;html&gt;</w:t>
      </w:r>
    </w:p>
    <w:p w14:paraId="05F7A7BB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&lt;head&gt;</w:t>
      </w:r>
    </w:p>
    <w:p w14:paraId="08EA5713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&lt;style&gt;</w:t>
      </w:r>
    </w:p>
    <w:p w14:paraId="211B38D7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#div1 {</w:t>
      </w:r>
    </w:p>
    <w:p w14:paraId="2C6047C7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 xml:space="preserve">  width: </w:t>
      </w:r>
      <w:proofErr w:type="gramStart"/>
      <w:r w:rsidRPr="00C46A37">
        <w:rPr>
          <w:rFonts w:ascii="Verdana" w:hAnsi="Verdana"/>
          <w:color w:val="000000"/>
          <w:sz w:val="23"/>
          <w:szCs w:val="23"/>
        </w:rPr>
        <w:t>350px;</w:t>
      </w:r>
      <w:proofErr w:type="gramEnd"/>
    </w:p>
    <w:p w14:paraId="04AE7590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 xml:space="preserve">  height: </w:t>
      </w:r>
      <w:proofErr w:type="gramStart"/>
      <w:r w:rsidRPr="00C46A37">
        <w:rPr>
          <w:rFonts w:ascii="Verdana" w:hAnsi="Verdana"/>
          <w:color w:val="000000"/>
          <w:sz w:val="23"/>
          <w:szCs w:val="23"/>
        </w:rPr>
        <w:t>70px;</w:t>
      </w:r>
      <w:proofErr w:type="gramEnd"/>
    </w:p>
    <w:p w14:paraId="33E0C7BE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 xml:space="preserve">  padding: </w:t>
      </w:r>
      <w:proofErr w:type="gramStart"/>
      <w:r w:rsidRPr="00C46A37">
        <w:rPr>
          <w:rFonts w:ascii="Verdana" w:hAnsi="Verdana"/>
          <w:color w:val="000000"/>
          <w:sz w:val="23"/>
          <w:szCs w:val="23"/>
        </w:rPr>
        <w:t>10px;</w:t>
      </w:r>
      <w:proofErr w:type="gramEnd"/>
    </w:p>
    <w:p w14:paraId="515B80DD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 xml:space="preserve">  border: 1px solid #</w:t>
      </w:r>
      <w:proofErr w:type="gramStart"/>
      <w:r w:rsidRPr="00C46A37">
        <w:rPr>
          <w:rFonts w:ascii="Verdana" w:hAnsi="Verdana"/>
          <w:color w:val="000000"/>
          <w:sz w:val="23"/>
          <w:szCs w:val="23"/>
        </w:rPr>
        <w:t>aaaaaa;</w:t>
      </w:r>
      <w:proofErr w:type="gramEnd"/>
    </w:p>
    <w:p w14:paraId="3E6B8B02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}</w:t>
      </w:r>
    </w:p>
    <w:p w14:paraId="3EC094B5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&lt;/style&gt;</w:t>
      </w:r>
    </w:p>
    <w:p w14:paraId="7D15BA71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&lt;script&gt;</w:t>
      </w:r>
    </w:p>
    <w:p w14:paraId="459E8752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 xml:space="preserve">function </w:t>
      </w:r>
      <w:proofErr w:type="spellStart"/>
      <w:r w:rsidRPr="00C46A37">
        <w:rPr>
          <w:rFonts w:ascii="Verdana" w:hAnsi="Verdana"/>
          <w:color w:val="000000"/>
          <w:sz w:val="23"/>
          <w:szCs w:val="23"/>
        </w:rPr>
        <w:t>allowDrop</w:t>
      </w:r>
      <w:proofErr w:type="spellEnd"/>
      <w:r w:rsidRPr="00C46A37">
        <w:rPr>
          <w:rFonts w:ascii="Verdana" w:hAnsi="Verdana"/>
          <w:color w:val="000000"/>
          <w:sz w:val="23"/>
          <w:szCs w:val="23"/>
        </w:rPr>
        <w:t>(</w:t>
      </w:r>
      <w:proofErr w:type="spellStart"/>
      <w:r w:rsidRPr="00C46A37">
        <w:rPr>
          <w:rFonts w:ascii="Verdana" w:hAnsi="Verdana"/>
          <w:color w:val="000000"/>
          <w:sz w:val="23"/>
          <w:szCs w:val="23"/>
        </w:rPr>
        <w:t>ev</w:t>
      </w:r>
      <w:proofErr w:type="spellEnd"/>
      <w:r w:rsidRPr="00C46A37">
        <w:rPr>
          <w:rFonts w:ascii="Verdana" w:hAnsi="Verdana"/>
          <w:color w:val="000000"/>
          <w:sz w:val="23"/>
          <w:szCs w:val="23"/>
        </w:rPr>
        <w:t>) {</w:t>
      </w:r>
    </w:p>
    <w:p w14:paraId="6DBA41CF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 xml:space="preserve">  </w:t>
      </w:r>
      <w:proofErr w:type="spellStart"/>
      <w:proofErr w:type="gramStart"/>
      <w:r w:rsidRPr="00C46A37">
        <w:rPr>
          <w:rFonts w:ascii="Verdana" w:hAnsi="Verdana"/>
          <w:color w:val="000000"/>
          <w:sz w:val="23"/>
          <w:szCs w:val="23"/>
        </w:rPr>
        <w:t>ev.preventDefault</w:t>
      </w:r>
      <w:proofErr w:type="spellEnd"/>
      <w:proofErr w:type="gramEnd"/>
      <w:r w:rsidRPr="00C46A37">
        <w:rPr>
          <w:rFonts w:ascii="Verdana" w:hAnsi="Verdana"/>
          <w:color w:val="000000"/>
          <w:sz w:val="23"/>
          <w:szCs w:val="23"/>
        </w:rPr>
        <w:t>();</w:t>
      </w:r>
    </w:p>
    <w:p w14:paraId="1D7B870E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}</w:t>
      </w:r>
    </w:p>
    <w:p w14:paraId="26F8EA72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</w:p>
    <w:p w14:paraId="3646E065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function drag(</w:t>
      </w:r>
      <w:proofErr w:type="spellStart"/>
      <w:r w:rsidRPr="00C46A37">
        <w:rPr>
          <w:rFonts w:ascii="Verdana" w:hAnsi="Verdana"/>
          <w:color w:val="000000"/>
          <w:sz w:val="23"/>
          <w:szCs w:val="23"/>
        </w:rPr>
        <w:t>ev</w:t>
      </w:r>
      <w:proofErr w:type="spellEnd"/>
      <w:r w:rsidRPr="00C46A37">
        <w:rPr>
          <w:rFonts w:ascii="Verdana" w:hAnsi="Verdana"/>
          <w:color w:val="000000"/>
          <w:sz w:val="23"/>
          <w:szCs w:val="23"/>
        </w:rPr>
        <w:t>) {</w:t>
      </w:r>
    </w:p>
    <w:p w14:paraId="581B5962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 xml:space="preserve">  </w:t>
      </w:r>
      <w:proofErr w:type="spellStart"/>
      <w:proofErr w:type="gramStart"/>
      <w:r w:rsidRPr="00C46A37">
        <w:rPr>
          <w:rFonts w:ascii="Verdana" w:hAnsi="Verdana"/>
          <w:color w:val="000000"/>
          <w:sz w:val="23"/>
          <w:szCs w:val="23"/>
        </w:rPr>
        <w:t>ev.dataTransfer.setData</w:t>
      </w:r>
      <w:proofErr w:type="spellEnd"/>
      <w:proofErr w:type="gramEnd"/>
      <w:r w:rsidRPr="00C46A37">
        <w:rPr>
          <w:rFonts w:ascii="Verdana" w:hAnsi="Verdana"/>
          <w:color w:val="000000"/>
          <w:sz w:val="23"/>
          <w:szCs w:val="23"/>
        </w:rPr>
        <w:t>("text", ev.target.id);</w:t>
      </w:r>
    </w:p>
    <w:p w14:paraId="2C40E483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}</w:t>
      </w:r>
    </w:p>
    <w:p w14:paraId="508B3C3F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</w:p>
    <w:p w14:paraId="089321BE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function drop(</w:t>
      </w:r>
      <w:proofErr w:type="spellStart"/>
      <w:r w:rsidRPr="00C46A37">
        <w:rPr>
          <w:rFonts w:ascii="Verdana" w:hAnsi="Verdana"/>
          <w:color w:val="000000"/>
          <w:sz w:val="23"/>
          <w:szCs w:val="23"/>
        </w:rPr>
        <w:t>ev</w:t>
      </w:r>
      <w:proofErr w:type="spellEnd"/>
      <w:r w:rsidRPr="00C46A37">
        <w:rPr>
          <w:rFonts w:ascii="Verdana" w:hAnsi="Verdana"/>
          <w:color w:val="000000"/>
          <w:sz w:val="23"/>
          <w:szCs w:val="23"/>
        </w:rPr>
        <w:t>) {</w:t>
      </w:r>
    </w:p>
    <w:p w14:paraId="0F823C3C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 xml:space="preserve">  </w:t>
      </w:r>
      <w:proofErr w:type="spellStart"/>
      <w:proofErr w:type="gramStart"/>
      <w:r w:rsidRPr="00C46A37">
        <w:rPr>
          <w:rFonts w:ascii="Verdana" w:hAnsi="Verdana"/>
          <w:color w:val="000000"/>
          <w:sz w:val="23"/>
          <w:szCs w:val="23"/>
        </w:rPr>
        <w:t>ev.preventDefault</w:t>
      </w:r>
      <w:proofErr w:type="spellEnd"/>
      <w:proofErr w:type="gramEnd"/>
      <w:r w:rsidRPr="00C46A37">
        <w:rPr>
          <w:rFonts w:ascii="Verdana" w:hAnsi="Verdana"/>
          <w:color w:val="000000"/>
          <w:sz w:val="23"/>
          <w:szCs w:val="23"/>
        </w:rPr>
        <w:t>();</w:t>
      </w:r>
    </w:p>
    <w:p w14:paraId="124D84D8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 xml:space="preserve">  var data = </w:t>
      </w:r>
      <w:proofErr w:type="spellStart"/>
      <w:proofErr w:type="gramStart"/>
      <w:r w:rsidRPr="00C46A37">
        <w:rPr>
          <w:rFonts w:ascii="Verdana" w:hAnsi="Verdana"/>
          <w:color w:val="000000"/>
          <w:sz w:val="23"/>
          <w:szCs w:val="23"/>
        </w:rPr>
        <w:t>ev.dataTransfer.getData</w:t>
      </w:r>
      <w:proofErr w:type="spellEnd"/>
      <w:proofErr w:type="gramEnd"/>
      <w:r w:rsidRPr="00C46A37">
        <w:rPr>
          <w:rFonts w:ascii="Verdana" w:hAnsi="Verdana"/>
          <w:color w:val="000000"/>
          <w:sz w:val="23"/>
          <w:szCs w:val="23"/>
        </w:rPr>
        <w:t>("text");</w:t>
      </w:r>
    </w:p>
    <w:p w14:paraId="42EE0B0A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 xml:space="preserve">  </w:t>
      </w:r>
      <w:proofErr w:type="spellStart"/>
      <w:proofErr w:type="gramStart"/>
      <w:r w:rsidRPr="00C46A37">
        <w:rPr>
          <w:rFonts w:ascii="Verdana" w:hAnsi="Verdana"/>
          <w:color w:val="000000"/>
          <w:sz w:val="23"/>
          <w:szCs w:val="23"/>
        </w:rPr>
        <w:t>ev.target</w:t>
      </w:r>
      <w:proofErr w:type="gramEnd"/>
      <w:r w:rsidRPr="00C46A37">
        <w:rPr>
          <w:rFonts w:ascii="Verdana" w:hAnsi="Verdana"/>
          <w:color w:val="000000"/>
          <w:sz w:val="23"/>
          <w:szCs w:val="23"/>
        </w:rPr>
        <w:t>.appendChild</w:t>
      </w:r>
      <w:proofErr w:type="spellEnd"/>
      <w:r w:rsidRPr="00C46A37">
        <w:rPr>
          <w:rFonts w:ascii="Verdana" w:hAnsi="Verdana"/>
          <w:color w:val="000000"/>
          <w:sz w:val="23"/>
          <w:szCs w:val="23"/>
        </w:rPr>
        <w:t>(</w:t>
      </w:r>
      <w:proofErr w:type="spellStart"/>
      <w:r w:rsidRPr="00C46A37">
        <w:rPr>
          <w:rFonts w:ascii="Verdana" w:hAnsi="Verdana"/>
          <w:color w:val="000000"/>
          <w:sz w:val="23"/>
          <w:szCs w:val="23"/>
        </w:rPr>
        <w:t>document.getElementById</w:t>
      </w:r>
      <w:proofErr w:type="spellEnd"/>
      <w:r w:rsidRPr="00C46A37">
        <w:rPr>
          <w:rFonts w:ascii="Verdana" w:hAnsi="Verdana"/>
          <w:color w:val="000000"/>
          <w:sz w:val="23"/>
          <w:szCs w:val="23"/>
        </w:rPr>
        <w:t>(data));</w:t>
      </w:r>
    </w:p>
    <w:p w14:paraId="412A5DCB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}</w:t>
      </w:r>
    </w:p>
    <w:p w14:paraId="115D0273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&lt;/script&gt;</w:t>
      </w:r>
    </w:p>
    <w:p w14:paraId="3833B71E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&lt;/head&gt;</w:t>
      </w:r>
    </w:p>
    <w:p w14:paraId="3304BC5C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&lt;body&gt;</w:t>
      </w:r>
    </w:p>
    <w:p w14:paraId="57BAF3AE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</w:p>
    <w:p w14:paraId="3A234762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&lt;p&gt;Drag the W3Schools image into the rectangle:&lt;/p&gt;</w:t>
      </w:r>
    </w:p>
    <w:p w14:paraId="76764707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</w:p>
    <w:p w14:paraId="328FBBE0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 xml:space="preserve">&lt;div id="div1" </w:t>
      </w:r>
      <w:proofErr w:type="spellStart"/>
      <w:r w:rsidRPr="00C46A37">
        <w:rPr>
          <w:rFonts w:ascii="Verdana" w:hAnsi="Verdana"/>
          <w:color w:val="000000"/>
          <w:sz w:val="23"/>
          <w:szCs w:val="23"/>
        </w:rPr>
        <w:t>ondrop</w:t>
      </w:r>
      <w:proofErr w:type="spellEnd"/>
      <w:r w:rsidRPr="00C46A37">
        <w:rPr>
          <w:rFonts w:ascii="Verdana" w:hAnsi="Verdana"/>
          <w:color w:val="000000"/>
          <w:sz w:val="23"/>
          <w:szCs w:val="23"/>
        </w:rPr>
        <w:t xml:space="preserve">="drop(event)" </w:t>
      </w:r>
      <w:proofErr w:type="spellStart"/>
      <w:r w:rsidRPr="00C46A37">
        <w:rPr>
          <w:rFonts w:ascii="Verdana" w:hAnsi="Verdana"/>
          <w:color w:val="000000"/>
          <w:sz w:val="23"/>
          <w:szCs w:val="23"/>
        </w:rPr>
        <w:t>ondragover</w:t>
      </w:r>
      <w:proofErr w:type="spellEnd"/>
      <w:r w:rsidRPr="00C46A37">
        <w:rPr>
          <w:rFonts w:ascii="Verdana" w:hAnsi="Verdana"/>
          <w:color w:val="000000"/>
          <w:sz w:val="23"/>
          <w:szCs w:val="23"/>
        </w:rPr>
        <w:t>="</w:t>
      </w:r>
      <w:proofErr w:type="spellStart"/>
      <w:r w:rsidRPr="00C46A37">
        <w:rPr>
          <w:rFonts w:ascii="Verdana" w:hAnsi="Verdana"/>
          <w:color w:val="000000"/>
          <w:sz w:val="23"/>
          <w:szCs w:val="23"/>
        </w:rPr>
        <w:t>allowDrop</w:t>
      </w:r>
      <w:proofErr w:type="spellEnd"/>
      <w:r w:rsidRPr="00C46A37">
        <w:rPr>
          <w:rFonts w:ascii="Verdana" w:hAnsi="Verdana"/>
          <w:color w:val="000000"/>
          <w:sz w:val="23"/>
          <w:szCs w:val="23"/>
        </w:rPr>
        <w:t>(event)"&gt;&lt;/div&gt;</w:t>
      </w:r>
    </w:p>
    <w:p w14:paraId="4F273C3E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&lt;</w:t>
      </w:r>
      <w:proofErr w:type="spellStart"/>
      <w:r w:rsidRPr="00C46A37">
        <w:rPr>
          <w:rFonts w:ascii="Verdana" w:hAnsi="Verdana"/>
          <w:color w:val="000000"/>
          <w:sz w:val="23"/>
          <w:szCs w:val="23"/>
        </w:rPr>
        <w:t>br</w:t>
      </w:r>
      <w:proofErr w:type="spellEnd"/>
      <w:r w:rsidRPr="00C46A37">
        <w:rPr>
          <w:rFonts w:ascii="Verdana" w:hAnsi="Verdana"/>
          <w:color w:val="000000"/>
          <w:sz w:val="23"/>
          <w:szCs w:val="23"/>
        </w:rPr>
        <w:t>&gt;</w:t>
      </w:r>
    </w:p>
    <w:p w14:paraId="2F3EF562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&lt;</w:t>
      </w:r>
      <w:proofErr w:type="spellStart"/>
      <w:r w:rsidRPr="00C46A37">
        <w:rPr>
          <w:rFonts w:ascii="Verdana" w:hAnsi="Verdana"/>
          <w:color w:val="000000"/>
          <w:sz w:val="23"/>
          <w:szCs w:val="23"/>
        </w:rPr>
        <w:t>img</w:t>
      </w:r>
      <w:proofErr w:type="spellEnd"/>
      <w:r w:rsidRPr="00C46A37">
        <w:rPr>
          <w:rFonts w:ascii="Verdana" w:hAnsi="Verdana"/>
          <w:color w:val="000000"/>
          <w:sz w:val="23"/>
          <w:szCs w:val="23"/>
        </w:rPr>
        <w:t xml:space="preserve"> id="drag1" </w:t>
      </w:r>
      <w:proofErr w:type="spellStart"/>
      <w:r w:rsidRPr="00C46A37">
        <w:rPr>
          <w:rFonts w:ascii="Verdana" w:hAnsi="Verdana"/>
          <w:color w:val="000000"/>
          <w:sz w:val="23"/>
          <w:szCs w:val="23"/>
        </w:rPr>
        <w:t>src</w:t>
      </w:r>
      <w:proofErr w:type="spellEnd"/>
      <w:r w:rsidRPr="00C46A37">
        <w:rPr>
          <w:rFonts w:ascii="Verdana" w:hAnsi="Verdana"/>
          <w:color w:val="000000"/>
          <w:sz w:val="23"/>
          <w:szCs w:val="23"/>
        </w:rPr>
        <w:t xml:space="preserve">="img_logo.gif" draggable="true" </w:t>
      </w:r>
      <w:proofErr w:type="spellStart"/>
      <w:r w:rsidRPr="00C46A37">
        <w:rPr>
          <w:rFonts w:ascii="Verdana" w:hAnsi="Verdana"/>
          <w:color w:val="000000"/>
          <w:sz w:val="23"/>
          <w:szCs w:val="23"/>
        </w:rPr>
        <w:t>ondragstart</w:t>
      </w:r>
      <w:proofErr w:type="spellEnd"/>
      <w:r w:rsidRPr="00C46A37">
        <w:rPr>
          <w:rFonts w:ascii="Verdana" w:hAnsi="Verdana"/>
          <w:color w:val="000000"/>
          <w:sz w:val="23"/>
          <w:szCs w:val="23"/>
        </w:rPr>
        <w:t>="drag(event)" width="336" height="69"&gt;</w:t>
      </w:r>
    </w:p>
    <w:p w14:paraId="1D5888CB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</w:p>
    <w:p w14:paraId="6884A591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&lt;/body&gt;</w:t>
      </w:r>
    </w:p>
    <w:p w14:paraId="43D09301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&lt;/html&gt;</w:t>
      </w:r>
    </w:p>
    <w:p w14:paraId="22A66F75" w14:textId="1E5AD753" w:rsidR="00C46A37" w:rsidRDefault="00C46A37" w:rsidP="00E0066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1E03600C" w14:textId="02887E7C" w:rsidR="0065637E" w:rsidRDefault="0065637E" w:rsidP="00E0066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6B63189F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>&lt;!DOCTYPE html&gt;</w:t>
      </w:r>
    </w:p>
    <w:p w14:paraId="53B47CAE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>&lt;html&gt;</w:t>
      </w:r>
    </w:p>
    <w:p w14:paraId="4E1FEEDC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>&lt;body&gt;</w:t>
      </w:r>
    </w:p>
    <w:p w14:paraId="3A1B4AFC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</w:p>
    <w:p w14:paraId="44186FF3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>&lt;p&gt;Count numbers: &lt;output id="result"&gt;&lt;/output&gt;&lt;/p&gt;</w:t>
      </w:r>
    </w:p>
    <w:p w14:paraId="788BA546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>&lt;button onclick="</w:t>
      </w:r>
      <w:proofErr w:type="spellStart"/>
      <w:proofErr w:type="gramStart"/>
      <w:r w:rsidRPr="0065637E">
        <w:rPr>
          <w:rFonts w:ascii="Verdana" w:hAnsi="Verdana"/>
          <w:color w:val="000000"/>
          <w:sz w:val="23"/>
          <w:szCs w:val="23"/>
        </w:rPr>
        <w:t>startWorker</w:t>
      </w:r>
      <w:proofErr w:type="spellEnd"/>
      <w:r w:rsidRPr="0065637E">
        <w:rPr>
          <w:rFonts w:ascii="Verdana" w:hAnsi="Verdana"/>
          <w:color w:val="000000"/>
          <w:sz w:val="23"/>
          <w:szCs w:val="23"/>
        </w:rPr>
        <w:t>(</w:t>
      </w:r>
      <w:proofErr w:type="gramEnd"/>
      <w:r w:rsidRPr="0065637E">
        <w:rPr>
          <w:rFonts w:ascii="Verdana" w:hAnsi="Verdana"/>
          <w:color w:val="000000"/>
          <w:sz w:val="23"/>
          <w:szCs w:val="23"/>
        </w:rPr>
        <w:t xml:space="preserve">)"&gt;Start Worker&lt;/button&gt; </w:t>
      </w:r>
    </w:p>
    <w:p w14:paraId="20507321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>&lt;button onclick="</w:t>
      </w:r>
      <w:proofErr w:type="spellStart"/>
      <w:proofErr w:type="gramStart"/>
      <w:r w:rsidRPr="0065637E">
        <w:rPr>
          <w:rFonts w:ascii="Verdana" w:hAnsi="Verdana"/>
          <w:color w:val="000000"/>
          <w:sz w:val="23"/>
          <w:szCs w:val="23"/>
        </w:rPr>
        <w:t>stopWorker</w:t>
      </w:r>
      <w:proofErr w:type="spellEnd"/>
      <w:r w:rsidRPr="0065637E">
        <w:rPr>
          <w:rFonts w:ascii="Verdana" w:hAnsi="Verdana"/>
          <w:color w:val="000000"/>
          <w:sz w:val="23"/>
          <w:szCs w:val="23"/>
        </w:rPr>
        <w:t>(</w:t>
      </w:r>
      <w:proofErr w:type="gramEnd"/>
      <w:r w:rsidRPr="0065637E">
        <w:rPr>
          <w:rFonts w:ascii="Verdana" w:hAnsi="Verdana"/>
          <w:color w:val="000000"/>
          <w:sz w:val="23"/>
          <w:szCs w:val="23"/>
        </w:rPr>
        <w:t>)"&gt;Stop Worker&lt;/button&gt;</w:t>
      </w:r>
    </w:p>
    <w:p w14:paraId="495D86D7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</w:p>
    <w:p w14:paraId="240AB562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 xml:space="preserve">&lt;p&gt;&lt;strong&gt;Note:&lt;/strong&gt; Internet Explorer 9 and earlier versions do not support Web </w:t>
      </w:r>
      <w:proofErr w:type="gramStart"/>
      <w:r w:rsidRPr="0065637E">
        <w:rPr>
          <w:rFonts w:ascii="Verdana" w:hAnsi="Verdana"/>
          <w:color w:val="000000"/>
          <w:sz w:val="23"/>
          <w:szCs w:val="23"/>
        </w:rPr>
        <w:t>Workers.&lt;</w:t>
      </w:r>
      <w:proofErr w:type="gramEnd"/>
      <w:r w:rsidRPr="0065637E">
        <w:rPr>
          <w:rFonts w:ascii="Verdana" w:hAnsi="Verdana"/>
          <w:color w:val="000000"/>
          <w:sz w:val="23"/>
          <w:szCs w:val="23"/>
        </w:rPr>
        <w:t>/p&gt;</w:t>
      </w:r>
    </w:p>
    <w:p w14:paraId="49DD2AD2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</w:p>
    <w:p w14:paraId="44C0994C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>&lt;script&gt;</w:t>
      </w:r>
    </w:p>
    <w:p w14:paraId="2BC5DEBD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 xml:space="preserve">var </w:t>
      </w:r>
      <w:proofErr w:type="gramStart"/>
      <w:r w:rsidRPr="0065637E">
        <w:rPr>
          <w:rFonts w:ascii="Verdana" w:hAnsi="Verdana"/>
          <w:color w:val="000000"/>
          <w:sz w:val="23"/>
          <w:szCs w:val="23"/>
        </w:rPr>
        <w:t>w;</w:t>
      </w:r>
      <w:proofErr w:type="gramEnd"/>
    </w:p>
    <w:p w14:paraId="60FEC23D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</w:p>
    <w:p w14:paraId="286E863D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 xml:space="preserve">function </w:t>
      </w:r>
      <w:proofErr w:type="spellStart"/>
      <w:proofErr w:type="gramStart"/>
      <w:r w:rsidRPr="0065637E">
        <w:rPr>
          <w:rFonts w:ascii="Verdana" w:hAnsi="Verdana"/>
          <w:color w:val="000000"/>
          <w:sz w:val="23"/>
          <w:szCs w:val="23"/>
        </w:rPr>
        <w:t>startWorker</w:t>
      </w:r>
      <w:proofErr w:type="spellEnd"/>
      <w:r w:rsidRPr="0065637E">
        <w:rPr>
          <w:rFonts w:ascii="Verdana" w:hAnsi="Verdana"/>
          <w:color w:val="000000"/>
          <w:sz w:val="23"/>
          <w:szCs w:val="23"/>
        </w:rPr>
        <w:t>(</w:t>
      </w:r>
      <w:proofErr w:type="gramEnd"/>
      <w:r w:rsidRPr="0065637E">
        <w:rPr>
          <w:rFonts w:ascii="Verdana" w:hAnsi="Verdana"/>
          <w:color w:val="000000"/>
          <w:sz w:val="23"/>
          <w:szCs w:val="23"/>
        </w:rPr>
        <w:t>) {</w:t>
      </w:r>
    </w:p>
    <w:p w14:paraId="3320911A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 xml:space="preserve">  if(</w:t>
      </w:r>
      <w:proofErr w:type="spellStart"/>
      <w:proofErr w:type="gramStart"/>
      <w:r w:rsidRPr="0065637E">
        <w:rPr>
          <w:rFonts w:ascii="Verdana" w:hAnsi="Verdana"/>
          <w:color w:val="000000"/>
          <w:sz w:val="23"/>
          <w:szCs w:val="23"/>
        </w:rPr>
        <w:t>typeof</w:t>
      </w:r>
      <w:proofErr w:type="spellEnd"/>
      <w:r w:rsidRPr="0065637E">
        <w:rPr>
          <w:rFonts w:ascii="Verdana" w:hAnsi="Verdana"/>
          <w:color w:val="000000"/>
          <w:sz w:val="23"/>
          <w:szCs w:val="23"/>
        </w:rPr>
        <w:t>(</w:t>
      </w:r>
      <w:proofErr w:type="gramEnd"/>
      <w:r w:rsidRPr="0065637E">
        <w:rPr>
          <w:rFonts w:ascii="Verdana" w:hAnsi="Verdana"/>
          <w:color w:val="000000"/>
          <w:sz w:val="23"/>
          <w:szCs w:val="23"/>
        </w:rPr>
        <w:t>Worker) !== "undefined") {</w:t>
      </w:r>
    </w:p>
    <w:p w14:paraId="036B5C1B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 xml:space="preserve">    if(</w:t>
      </w:r>
      <w:proofErr w:type="spellStart"/>
      <w:r w:rsidRPr="0065637E">
        <w:rPr>
          <w:rFonts w:ascii="Verdana" w:hAnsi="Verdana"/>
          <w:color w:val="000000"/>
          <w:sz w:val="23"/>
          <w:szCs w:val="23"/>
        </w:rPr>
        <w:t>typeof</w:t>
      </w:r>
      <w:proofErr w:type="spellEnd"/>
      <w:r w:rsidRPr="0065637E">
        <w:rPr>
          <w:rFonts w:ascii="Verdana" w:hAnsi="Verdana"/>
          <w:color w:val="000000"/>
          <w:sz w:val="23"/>
          <w:szCs w:val="23"/>
        </w:rPr>
        <w:t>(w) == "undefined") {</w:t>
      </w:r>
    </w:p>
    <w:p w14:paraId="48B91A20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 xml:space="preserve">      w = new Worker("demo_workers.js"</w:t>
      </w:r>
      <w:proofErr w:type="gramStart"/>
      <w:r w:rsidRPr="0065637E">
        <w:rPr>
          <w:rFonts w:ascii="Verdana" w:hAnsi="Verdana"/>
          <w:color w:val="000000"/>
          <w:sz w:val="23"/>
          <w:szCs w:val="23"/>
        </w:rPr>
        <w:t>);</w:t>
      </w:r>
      <w:proofErr w:type="gramEnd"/>
    </w:p>
    <w:p w14:paraId="002C1ED0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 xml:space="preserve">    }</w:t>
      </w:r>
    </w:p>
    <w:p w14:paraId="37A6B53B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 xml:space="preserve">    </w:t>
      </w:r>
      <w:proofErr w:type="spellStart"/>
      <w:proofErr w:type="gramStart"/>
      <w:r w:rsidRPr="0065637E">
        <w:rPr>
          <w:rFonts w:ascii="Verdana" w:hAnsi="Verdana"/>
          <w:color w:val="000000"/>
          <w:sz w:val="23"/>
          <w:szCs w:val="23"/>
        </w:rPr>
        <w:t>w.onmessage</w:t>
      </w:r>
      <w:proofErr w:type="spellEnd"/>
      <w:proofErr w:type="gramEnd"/>
      <w:r w:rsidRPr="0065637E">
        <w:rPr>
          <w:rFonts w:ascii="Verdana" w:hAnsi="Verdana"/>
          <w:color w:val="000000"/>
          <w:sz w:val="23"/>
          <w:szCs w:val="23"/>
        </w:rPr>
        <w:t xml:space="preserve"> = function(event) {</w:t>
      </w:r>
    </w:p>
    <w:p w14:paraId="11835D99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 xml:space="preserve">      </w:t>
      </w:r>
      <w:proofErr w:type="spellStart"/>
      <w:proofErr w:type="gramStart"/>
      <w:r w:rsidRPr="0065637E">
        <w:rPr>
          <w:rFonts w:ascii="Verdana" w:hAnsi="Verdana"/>
          <w:color w:val="000000"/>
          <w:sz w:val="23"/>
          <w:szCs w:val="23"/>
        </w:rPr>
        <w:t>document.getElementById</w:t>
      </w:r>
      <w:proofErr w:type="spellEnd"/>
      <w:proofErr w:type="gramEnd"/>
      <w:r w:rsidRPr="0065637E">
        <w:rPr>
          <w:rFonts w:ascii="Verdana" w:hAnsi="Verdana"/>
          <w:color w:val="000000"/>
          <w:sz w:val="23"/>
          <w:szCs w:val="23"/>
        </w:rPr>
        <w:t>("result").</w:t>
      </w:r>
      <w:proofErr w:type="spellStart"/>
      <w:r w:rsidRPr="0065637E">
        <w:rPr>
          <w:rFonts w:ascii="Verdana" w:hAnsi="Verdana"/>
          <w:color w:val="000000"/>
          <w:sz w:val="23"/>
          <w:szCs w:val="23"/>
        </w:rPr>
        <w:t>innerHTML</w:t>
      </w:r>
      <w:proofErr w:type="spellEnd"/>
      <w:r w:rsidRPr="0065637E">
        <w:rPr>
          <w:rFonts w:ascii="Verdana" w:hAnsi="Verdana"/>
          <w:color w:val="000000"/>
          <w:sz w:val="23"/>
          <w:szCs w:val="23"/>
        </w:rPr>
        <w:t xml:space="preserve"> = </w:t>
      </w:r>
      <w:proofErr w:type="spellStart"/>
      <w:r w:rsidRPr="0065637E">
        <w:rPr>
          <w:rFonts w:ascii="Verdana" w:hAnsi="Verdana"/>
          <w:color w:val="000000"/>
          <w:sz w:val="23"/>
          <w:szCs w:val="23"/>
        </w:rPr>
        <w:t>event.data</w:t>
      </w:r>
      <w:proofErr w:type="spellEnd"/>
      <w:r w:rsidRPr="0065637E">
        <w:rPr>
          <w:rFonts w:ascii="Verdana" w:hAnsi="Verdana"/>
          <w:color w:val="000000"/>
          <w:sz w:val="23"/>
          <w:szCs w:val="23"/>
        </w:rPr>
        <w:t>;</w:t>
      </w:r>
    </w:p>
    <w:p w14:paraId="77AA6B2E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 xml:space="preserve">    };</w:t>
      </w:r>
    </w:p>
    <w:p w14:paraId="5FDEB12E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 xml:space="preserve">  } else {</w:t>
      </w:r>
    </w:p>
    <w:p w14:paraId="7D401A15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lastRenderedPageBreak/>
        <w:t xml:space="preserve">    </w:t>
      </w:r>
      <w:proofErr w:type="spellStart"/>
      <w:proofErr w:type="gramStart"/>
      <w:r w:rsidRPr="0065637E">
        <w:rPr>
          <w:rFonts w:ascii="Verdana" w:hAnsi="Verdana"/>
          <w:color w:val="000000"/>
          <w:sz w:val="23"/>
          <w:szCs w:val="23"/>
        </w:rPr>
        <w:t>document.getElementById</w:t>
      </w:r>
      <w:proofErr w:type="spellEnd"/>
      <w:proofErr w:type="gramEnd"/>
      <w:r w:rsidRPr="0065637E">
        <w:rPr>
          <w:rFonts w:ascii="Verdana" w:hAnsi="Verdana"/>
          <w:color w:val="000000"/>
          <w:sz w:val="23"/>
          <w:szCs w:val="23"/>
        </w:rPr>
        <w:t>("result").</w:t>
      </w:r>
      <w:proofErr w:type="spellStart"/>
      <w:r w:rsidRPr="0065637E">
        <w:rPr>
          <w:rFonts w:ascii="Verdana" w:hAnsi="Verdana"/>
          <w:color w:val="000000"/>
          <w:sz w:val="23"/>
          <w:szCs w:val="23"/>
        </w:rPr>
        <w:t>innerHTML</w:t>
      </w:r>
      <w:proofErr w:type="spellEnd"/>
      <w:r w:rsidRPr="0065637E">
        <w:rPr>
          <w:rFonts w:ascii="Verdana" w:hAnsi="Verdana"/>
          <w:color w:val="000000"/>
          <w:sz w:val="23"/>
          <w:szCs w:val="23"/>
        </w:rPr>
        <w:t xml:space="preserve"> = "Sorry, your browser does not support Web Workers...";</w:t>
      </w:r>
    </w:p>
    <w:p w14:paraId="1F3598CF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 xml:space="preserve">  }</w:t>
      </w:r>
    </w:p>
    <w:p w14:paraId="6633F65E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>}</w:t>
      </w:r>
    </w:p>
    <w:p w14:paraId="727F64B0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</w:p>
    <w:p w14:paraId="1C46AD66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 xml:space="preserve">function </w:t>
      </w:r>
      <w:proofErr w:type="spellStart"/>
      <w:proofErr w:type="gramStart"/>
      <w:r w:rsidRPr="0065637E">
        <w:rPr>
          <w:rFonts w:ascii="Verdana" w:hAnsi="Verdana"/>
          <w:color w:val="000000"/>
          <w:sz w:val="23"/>
          <w:szCs w:val="23"/>
        </w:rPr>
        <w:t>stopWorker</w:t>
      </w:r>
      <w:proofErr w:type="spellEnd"/>
      <w:r w:rsidRPr="0065637E">
        <w:rPr>
          <w:rFonts w:ascii="Verdana" w:hAnsi="Verdana"/>
          <w:color w:val="000000"/>
          <w:sz w:val="23"/>
          <w:szCs w:val="23"/>
        </w:rPr>
        <w:t>(</w:t>
      </w:r>
      <w:proofErr w:type="gramEnd"/>
      <w:r w:rsidRPr="0065637E">
        <w:rPr>
          <w:rFonts w:ascii="Verdana" w:hAnsi="Verdana"/>
          <w:color w:val="000000"/>
          <w:sz w:val="23"/>
          <w:szCs w:val="23"/>
        </w:rPr>
        <w:t xml:space="preserve">) { </w:t>
      </w:r>
    </w:p>
    <w:p w14:paraId="5E76E676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 xml:space="preserve">  </w:t>
      </w:r>
      <w:proofErr w:type="spellStart"/>
      <w:proofErr w:type="gramStart"/>
      <w:r w:rsidRPr="0065637E">
        <w:rPr>
          <w:rFonts w:ascii="Verdana" w:hAnsi="Verdana"/>
          <w:color w:val="000000"/>
          <w:sz w:val="23"/>
          <w:szCs w:val="23"/>
        </w:rPr>
        <w:t>w.terminate</w:t>
      </w:r>
      <w:proofErr w:type="spellEnd"/>
      <w:proofErr w:type="gramEnd"/>
      <w:r w:rsidRPr="0065637E">
        <w:rPr>
          <w:rFonts w:ascii="Verdana" w:hAnsi="Verdana"/>
          <w:color w:val="000000"/>
          <w:sz w:val="23"/>
          <w:szCs w:val="23"/>
        </w:rPr>
        <w:t>();</w:t>
      </w:r>
    </w:p>
    <w:p w14:paraId="127436DB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 xml:space="preserve">  w = </w:t>
      </w:r>
      <w:proofErr w:type="gramStart"/>
      <w:r w:rsidRPr="0065637E">
        <w:rPr>
          <w:rFonts w:ascii="Verdana" w:hAnsi="Verdana"/>
          <w:color w:val="000000"/>
          <w:sz w:val="23"/>
          <w:szCs w:val="23"/>
        </w:rPr>
        <w:t>undefined;</w:t>
      </w:r>
      <w:proofErr w:type="gramEnd"/>
    </w:p>
    <w:p w14:paraId="0F6917F3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>}</w:t>
      </w:r>
    </w:p>
    <w:p w14:paraId="4DC87515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>&lt;/script&gt;</w:t>
      </w:r>
    </w:p>
    <w:p w14:paraId="1E407C20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</w:p>
    <w:p w14:paraId="2AE694C5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>&lt;/body&gt;</w:t>
      </w:r>
    </w:p>
    <w:p w14:paraId="6AE6056F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>&lt;/html&gt;</w:t>
      </w:r>
    </w:p>
    <w:p w14:paraId="156B5230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</w:p>
    <w:p w14:paraId="480C8182" w14:textId="77777777" w:rsidR="0065637E" w:rsidRDefault="0065637E" w:rsidP="0065637E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Server-Sent Events (SSE) allow a web page to get updates from a server.</w:t>
      </w:r>
    </w:p>
    <w:p w14:paraId="49691185" w14:textId="25BFE7F0" w:rsidR="0065637E" w:rsidRDefault="0033282E" w:rsidP="00E0066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var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source = 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new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EventSource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</w:t>
      </w:r>
      <w:proofErr w:type="spellStart"/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demo_sse.php</w:t>
      </w:r>
      <w:proofErr w:type="spellEnd"/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source.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onmessage</w:t>
      </w:r>
      <w:proofErr w:type="spellEnd"/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= 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function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event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document.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getElementById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"result"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innerHTML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+= 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event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data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+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"&lt;br&gt;"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};</w:t>
      </w:r>
    </w:p>
    <w:p w14:paraId="7610318B" w14:textId="77777777" w:rsidR="00256BCE" w:rsidRPr="001358A3" w:rsidRDefault="00256BCE" w:rsidP="001358A3">
      <w:pPr>
        <w:tabs>
          <w:tab w:val="left" w:pos="2424"/>
        </w:tabs>
      </w:pPr>
    </w:p>
    <w:sectPr w:rsidR="00256BCE" w:rsidRPr="001358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ont-code)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E0B05"/>
    <w:multiLevelType w:val="multilevel"/>
    <w:tmpl w:val="DEC24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BE17C9"/>
    <w:multiLevelType w:val="multilevel"/>
    <w:tmpl w:val="4F9C9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D72567"/>
    <w:multiLevelType w:val="multilevel"/>
    <w:tmpl w:val="401E2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F11380"/>
    <w:multiLevelType w:val="multilevel"/>
    <w:tmpl w:val="990CC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312D3F"/>
    <w:multiLevelType w:val="multilevel"/>
    <w:tmpl w:val="EEB06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9B30C0"/>
    <w:multiLevelType w:val="multilevel"/>
    <w:tmpl w:val="D26C1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BF2652"/>
    <w:multiLevelType w:val="multilevel"/>
    <w:tmpl w:val="7DEEB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A72DD7"/>
    <w:multiLevelType w:val="multilevel"/>
    <w:tmpl w:val="A0C08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F0507D"/>
    <w:multiLevelType w:val="multilevel"/>
    <w:tmpl w:val="236EB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290F0B"/>
    <w:multiLevelType w:val="multilevel"/>
    <w:tmpl w:val="A32A1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965581"/>
    <w:multiLevelType w:val="multilevel"/>
    <w:tmpl w:val="E63AE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D80693"/>
    <w:multiLevelType w:val="multilevel"/>
    <w:tmpl w:val="E35CE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7237546">
    <w:abstractNumId w:val="1"/>
  </w:num>
  <w:num w:numId="2" w16cid:durableId="274871168">
    <w:abstractNumId w:val="2"/>
  </w:num>
  <w:num w:numId="3" w16cid:durableId="1939947767">
    <w:abstractNumId w:val="6"/>
  </w:num>
  <w:num w:numId="4" w16cid:durableId="1611548731">
    <w:abstractNumId w:val="5"/>
  </w:num>
  <w:num w:numId="5" w16cid:durableId="1740905057">
    <w:abstractNumId w:val="11"/>
  </w:num>
  <w:num w:numId="6" w16cid:durableId="711536470">
    <w:abstractNumId w:val="8"/>
  </w:num>
  <w:num w:numId="7" w16cid:durableId="1213151244">
    <w:abstractNumId w:val="3"/>
  </w:num>
  <w:num w:numId="8" w16cid:durableId="1904758283">
    <w:abstractNumId w:val="0"/>
  </w:num>
  <w:num w:numId="9" w16cid:durableId="142283505">
    <w:abstractNumId w:val="4"/>
  </w:num>
  <w:num w:numId="10" w16cid:durableId="1877423067">
    <w:abstractNumId w:val="9"/>
  </w:num>
  <w:num w:numId="11" w16cid:durableId="512308209">
    <w:abstractNumId w:val="10"/>
  </w:num>
  <w:num w:numId="12" w16cid:durableId="189669896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8C3"/>
    <w:rsid w:val="00093102"/>
    <w:rsid w:val="000C3B57"/>
    <w:rsid w:val="001358A3"/>
    <w:rsid w:val="00195990"/>
    <w:rsid w:val="00256BCE"/>
    <w:rsid w:val="002928F2"/>
    <w:rsid w:val="002D3345"/>
    <w:rsid w:val="002E667C"/>
    <w:rsid w:val="003047CB"/>
    <w:rsid w:val="003055DE"/>
    <w:rsid w:val="0033282E"/>
    <w:rsid w:val="0034753C"/>
    <w:rsid w:val="003A2F90"/>
    <w:rsid w:val="00422B9D"/>
    <w:rsid w:val="00480383"/>
    <w:rsid w:val="004C3A8A"/>
    <w:rsid w:val="005B560D"/>
    <w:rsid w:val="005F353C"/>
    <w:rsid w:val="00602C13"/>
    <w:rsid w:val="0060376C"/>
    <w:rsid w:val="006106F7"/>
    <w:rsid w:val="0065637E"/>
    <w:rsid w:val="006934AA"/>
    <w:rsid w:val="006D1F74"/>
    <w:rsid w:val="006D60FC"/>
    <w:rsid w:val="006F4D45"/>
    <w:rsid w:val="006F6BB1"/>
    <w:rsid w:val="007D0DD3"/>
    <w:rsid w:val="007D2CCD"/>
    <w:rsid w:val="00836219"/>
    <w:rsid w:val="00916725"/>
    <w:rsid w:val="00932709"/>
    <w:rsid w:val="00933EFF"/>
    <w:rsid w:val="009C121C"/>
    <w:rsid w:val="00B52477"/>
    <w:rsid w:val="00BB67B7"/>
    <w:rsid w:val="00C46A37"/>
    <w:rsid w:val="00C82EF4"/>
    <w:rsid w:val="00CC3169"/>
    <w:rsid w:val="00CD7351"/>
    <w:rsid w:val="00CE791D"/>
    <w:rsid w:val="00CF0D87"/>
    <w:rsid w:val="00CF65EF"/>
    <w:rsid w:val="00D24263"/>
    <w:rsid w:val="00D33F58"/>
    <w:rsid w:val="00D93BD7"/>
    <w:rsid w:val="00E00664"/>
    <w:rsid w:val="00EE6F97"/>
    <w:rsid w:val="00FF1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0746D"/>
  <w15:chartTrackingRefBased/>
  <w15:docId w15:val="{AAC492CB-D6D3-4FE1-B742-B01DB8732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B560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A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F18C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F18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F18C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933EFF"/>
    <w:rPr>
      <w:color w:val="0000FF"/>
      <w:u w:val="single"/>
    </w:rPr>
  </w:style>
  <w:style w:type="character" w:customStyle="1" w:styleId="tagnamecolor">
    <w:name w:val="tagnamecolor"/>
    <w:basedOn w:val="DefaultParagraphFont"/>
    <w:rsid w:val="000C3B57"/>
  </w:style>
  <w:style w:type="character" w:customStyle="1" w:styleId="tagcolor">
    <w:name w:val="tagcolor"/>
    <w:basedOn w:val="DefaultParagraphFont"/>
    <w:rsid w:val="000C3B57"/>
  </w:style>
  <w:style w:type="character" w:customStyle="1" w:styleId="attributecolor">
    <w:name w:val="attributecolor"/>
    <w:basedOn w:val="DefaultParagraphFont"/>
    <w:rsid w:val="00836219"/>
  </w:style>
  <w:style w:type="character" w:customStyle="1" w:styleId="attributevaluecolor">
    <w:name w:val="attributevaluecolor"/>
    <w:basedOn w:val="DefaultParagraphFont"/>
    <w:rsid w:val="00836219"/>
  </w:style>
  <w:style w:type="paragraph" w:styleId="ListParagraph">
    <w:name w:val="List Paragraph"/>
    <w:basedOn w:val="Normal"/>
    <w:uiPriority w:val="34"/>
    <w:qFormat/>
    <w:rsid w:val="00D2426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B560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CC3169"/>
    <w:rPr>
      <w:i/>
      <w:iCs/>
    </w:rPr>
  </w:style>
  <w:style w:type="paragraph" w:customStyle="1" w:styleId="intro">
    <w:name w:val="intro"/>
    <w:basedOn w:val="Normal"/>
    <w:rsid w:val="006106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jskeywordcolor">
    <w:name w:val="jskeywordcolor"/>
    <w:basedOn w:val="DefaultParagraphFont"/>
    <w:rsid w:val="006106F7"/>
  </w:style>
  <w:style w:type="character" w:customStyle="1" w:styleId="jspropertycolor">
    <w:name w:val="jspropertycolor"/>
    <w:basedOn w:val="DefaultParagraphFont"/>
    <w:rsid w:val="006106F7"/>
  </w:style>
  <w:style w:type="character" w:customStyle="1" w:styleId="jsstringcolor">
    <w:name w:val="jsstringcolor"/>
    <w:basedOn w:val="DefaultParagraphFont"/>
    <w:rsid w:val="006106F7"/>
  </w:style>
  <w:style w:type="character" w:customStyle="1" w:styleId="jsnumbercolor">
    <w:name w:val="jsnumbercolor"/>
    <w:basedOn w:val="DefaultParagraphFont"/>
    <w:rsid w:val="006106F7"/>
  </w:style>
  <w:style w:type="character" w:customStyle="1" w:styleId="Heading3Char">
    <w:name w:val="Heading 3 Char"/>
    <w:basedOn w:val="DefaultParagraphFont"/>
    <w:link w:val="Heading3"/>
    <w:uiPriority w:val="9"/>
    <w:semiHidden/>
    <w:rsid w:val="004C3A8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0704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438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76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7579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963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2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0705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680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3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4354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41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70299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156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572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6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807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25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26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8331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0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5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tags/tag_del.asp" TargetMode="External"/><Relationship Id="rId18" Type="http://schemas.openxmlformats.org/officeDocument/2006/relationships/hyperlink" Target="https://www.w3schools.com/tags/tag_address.asp" TargetMode="External"/><Relationship Id="rId26" Type="http://schemas.openxmlformats.org/officeDocument/2006/relationships/hyperlink" Target="https://www.w3schools.com/tags/tag_kbd.asp" TargetMode="External"/><Relationship Id="rId39" Type="http://schemas.openxmlformats.org/officeDocument/2006/relationships/hyperlink" Target="https://www.w3schools.com/tags/tag_mark.asp" TargetMode="External"/><Relationship Id="rId21" Type="http://schemas.openxmlformats.org/officeDocument/2006/relationships/hyperlink" Target="https://www.w3schools.com/tags/tag_cite.asp" TargetMode="External"/><Relationship Id="rId34" Type="http://schemas.openxmlformats.org/officeDocument/2006/relationships/hyperlink" Target="https://www.w3schools.com/tags/tag_figcaption.asp" TargetMode="External"/><Relationship Id="rId42" Type="http://schemas.openxmlformats.org/officeDocument/2006/relationships/hyperlink" Target="https://www.w3schools.com/tags/tag_summary.asp" TargetMode="External"/><Relationship Id="rId47" Type="http://schemas.openxmlformats.org/officeDocument/2006/relationships/theme" Target="theme/theme1.xml"/><Relationship Id="rId7" Type="http://schemas.openxmlformats.org/officeDocument/2006/relationships/hyperlink" Target="https://www.w3schools.com/tags/tag_i.asp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w3schools.com/html/tryit.asp?filename=tryhtml_formatting_bdo" TargetMode="External"/><Relationship Id="rId29" Type="http://schemas.openxmlformats.org/officeDocument/2006/relationships/hyperlink" Target="https://www.w3schools.com/tags/tag_pre.asp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w3schools.com/tags/tag_em.asp" TargetMode="External"/><Relationship Id="rId11" Type="http://schemas.openxmlformats.org/officeDocument/2006/relationships/hyperlink" Target="https://www.w3schools.com/tags/tag_sup.asp" TargetMode="External"/><Relationship Id="rId24" Type="http://schemas.openxmlformats.org/officeDocument/2006/relationships/image" Target="media/image3.png"/><Relationship Id="rId32" Type="http://schemas.openxmlformats.org/officeDocument/2006/relationships/hyperlink" Target="https://www.w3schools.com/tags/tag_aside.asp" TargetMode="External"/><Relationship Id="rId37" Type="http://schemas.openxmlformats.org/officeDocument/2006/relationships/hyperlink" Target="https://www.w3schools.com/tags/tag_header.asp" TargetMode="External"/><Relationship Id="rId40" Type="http://schemas.openxmlformats.org/officeDocument/2006/relationships/hyperlink" Target="https://www.w3schools.com/tags/tag_nav.asp" TargetMode="External"/><Relationship Id="rId45" Type="http://schemas.openxmlformats.org/officeDocument/2006/relationships/image" Target="media/image6.png"/><Relationship Id="rId5" Type="http://schemas.openxmlformats.org/officeDocument/2006/relationships/hyperlink" Target="https://www.w3schools.com/tags/tag_b.asp" TargetMode="External"/><Relationship Id="rId15" Type="http://schemas.openxmlformats.org/officeDocument/2006/relationships/image" Target="media/image1.jpeg"/><Relationship Id="rId23" Type="http://schemas.openxmlformats.org/officeDocument/2006/relationships/image" Target="media/image2.png"/><Relationship Id="rId28" Type="http://schemas.openxmlformats.org/officeDocument/2006/relationships/hyperlink" Target="https://www.w3schools.com/tags/tag_var.asp" TargetMode="External"/><Relationship Id="rId36" Type="http://schemas.openxmlformats.org/officeDocument/2006/relationships/hyperlink" Target="https://www.w3schools.com/tags/tag_footer.asp" TargetMode="External"/><Relationship Id="rId10" Type="http://schemas.openxmlformats.org/officeDocument/2006/relationships/hyperlink" Target="https://www.w3schools.com/tags/tag_sub.asp" TargetMode="External"/><Relationship Id="rId19" Type="http://schemas.openxmlformats.org/officeDocument/2006/relationships/hyperlink" Target="https://www.w3schools.com/tags/tag_bdo.asp" TargetMode="External"/><Relationship Id="rId31" Type="http://schemas.openxmlformats.org/officeDocument/2006/relationships/hyperlink" Target="https://www.w3schools.com/tags/tag_article.asp" TargetMode="External"/><Relationship Id="rId44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tags/tag_strong.asp" TargetMode="External"/><Relationship Id="rId14" Type="http://schemas.openxmlformats.org/officeDocument/2006/relationships/hyperlink" Target="https://www.w3schools.com/tags/tag_mark.asp" TargetMode="External"/><Relationship Id="rId22" Type="http://schemas.openxmlformats.org/officeDocument/2006/relationships/hyperlink" Target="https://www.w3schools.com/tags/tag_q.asp" TargetMode="External"/><Relationship Id="rId27" Type="http://schemas.openxmlformats.org/officeDocument/2006/relationships/hyperlink" Target="https://www.w3schools.com/tags/tag_samp.asp" TargetMode="External"/><Relationship Id="rId30" Type="http://schemas.openxmlformats.org/officeDocument/2006/relationships/image" Target="media/image4.png"/><Relationship Id="rId35" Type="http://schemas.openxmlformats.org/officeDocument/2006/relationships/hyperlink" Target="https://www.w3schools.com/tags/tag_figure.asp" TargetMode="External"/><Relationship Id="rId43" Type="http://schemas.openxmlformats.org/officeDocument/2006/relationships/hyperlink" Target="https://www.w3schools.com/tags/tag_time.asp" TargetMode="External"/><Relationship Id="rId8" Type="http://schemas.openxmlformats.org/officeDocument/2006/relationships/hyperlink" Target="https://www.w3schools.com/tags/tag_small.asp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w3schools.com/tags/tag_ins.asp" TargetMode="External"/><Relationship Id="rId17" Type="http://schemas.openxmlformats.org/officeDocument/2006/relationships/hyperlink" Target="https://www.w3schools.com/tags/tag_abbr.asp" TargetMode="External"/><Relationship Id="rId25" Type="http://schemas.openxmlformats.org/officeDocument/2006/relationships/hyperlink" Target="https://www.w3schools.com/tags/tag_code.asp" TargetMode="External"/><Relationship Id="rId33" Type="http://schemas.openxmlformats.org/officeDocument/2006/relationships/hyperlink" Target="https://www.w3schools.com/tags/tag_details.asp" TargetMode="External"/><Relationship Id="rId38" Type="http://schemas.openxmlformats.org/officeDocument/2006/relationships/hyperlink" Target="https://www.w3schools.com/tags/tag_main.asp" TargetMode="External"/><Relationship Id="rId46" Type="http://schemas.openxmlformats.org/officeDocument/2006/relationships/fontTable" Target="fontTable.xml"/><Relationship Id="rId20" Type="http://schemas.openxmlformats.org/officeDocument/2006/relationships/hyperlink" Target="https://www.w3schools.com/tags/tag_blockquote.asp" TargetMode="External"/><Relationship Id="rId41" Type="http://schemas.openxmlformats.org/officeDocument/2006/relationships/hyperlink" Target="https://www.w3schools.com/tags/tag_section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1342</TotalTime>
  <Pages>22</Pages>
  <Words>2635</Words>
  <Characters>15025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Narendrakumar, ChithambaramX</dc:creator>
  <cp:keywords/>
  <dc:description/>
  <cp:lastModifiedBy>Narendrakumar, ChithambaramX</cp:lastModifiedBy>
  <cp:revision>47</cp:revision>
  <dcterms:created xsi:type="dcterms:W3CDTF">2023-03-10T17:16:00Z</dcterms:created>
  <dcterms:modified xsi:type="dcterms:W3CDTF">2023-03-11T15:38:00Z</dcterms:modified>
</cp:coreProperties>
</file>